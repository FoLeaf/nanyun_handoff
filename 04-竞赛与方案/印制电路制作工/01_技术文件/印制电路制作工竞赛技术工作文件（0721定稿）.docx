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E704F" w14:textId="77777777" w:rsidR="00E438C6" w:rsidRDefault="00E438C6">
      <w:pPr>
        <w:widowControl w:val="0"/>
        <w:ind w:firstLine="881"/>
        <w:jc w:val="center"/>
        <w:rPr>
          <w:rFonts w:ascii="宋体-18030" w:eastAsia="宋体-18030" w:hAnsi="宋体-18030" w:cs="Times New Roman" w:hint="eastAsia"/>
          <w:b/>
          <w:bCs/>
          <w:color w:val="auto"/>
          <w:kern w:val="2"/>
          <w:sz w:val="44"/>
          <w:szCs w:val="44"/>
          <w:lang w:eastAsia="zh-CN"/>
        </w:rPr>
      </w:pPr>
    </w:p>
    <w:p w14:paraId="4CE76795" w14:textId="77777777" w:rsidR="00E438C6" w:rsidRDefault="00E438C6">
      <w:pPr>
        <w:widowControl w:val="0"/>
        <w:ind w:firstLine="881"/>
        <w:jc w:val="center"/>
        <w:rPr>
          <w:rFonts w:ascii="宋体-18030" w:eastAsia="宋体-18030" w:hAnsi="宋体-18030" w:cs="Times New Roman" w:hint="eastAsia"/>
          <w:b/>
          <w:bCs/>
          <w:color w:val="auto"/>
          <w:kern w:val="2"/>
          <w:sz w:val="44"/>
          <w:szCs w:val="44"/>
          <w:lang w:eastAsia="zh-CN"/>
        </w:rPr>
      </w:pPr>
    </w:p>
    <w:p w14:paraId="647D93A5" w14:textId="77777777" w:rsidR="00E438C6" w:rsidRDefault="00E438C6">
      <w:pPr>
        <w:pStyle w:val="a2"/>
        <w:ind w:firstLine="640"/>
        <w:rPr>
          <w:lang w:eastAsia="zh-CN"/>
        </w:rPr>
      </w:pPr>
    </w:p>
    <w:p w14:paraId="40961CF3" w14:textId="77777777" w:rsidR="00E438C6" w:rsidRDefault="00E438C6">
      <w:pPr>
        <w:widowControl w:val="0"/>
        <w:ind w:firstLineChars="0" w:firstLine="0"/>
        <w:jc w:val="center"/>
        <w:rPr>
          <w:rFonts w:ascii="宋体-18030" w:eastAsia="宋体-18030" w:hAnsi="宋体-18030" w:cs="Times New Roman" w:hint="eastAsia"/>
          <w:b/>
          <w:bCs/>
          <w:color w:val="auto"/>
          <w:kern w:val="2"/>
          <w:sz w:val="44"/>
          <w:szCs w:val="44"/>
          <w:lang w:eastAsia="zh-CN"/>
        </w:rPr>
      </w:pPr>
    </w:p>
    <w:p w14:paraId="59E1615B" w14:textId="77777777" w:rsidR="00E438C6" w:rsidRDefault="00000000">
      <w:pPr>
        <w:ind w:firstLineChars="0" w:firstLine="0"/>
        <w:jc w:val="center"/>
        <w:rPr>
          <w:bCs/>
          <w:lang w:eastAsia="zh-CN"/>
        </w:rPr>
      </w:pPr>
      <w:r>
        <w:rPr>
          <w:rFonts w:ascii="小标宋" w:eastAsia="小标宋" w:hAnsi="小标宋" w:cs="小标宋" w:hint="eastAsia"/>
          <w:bCs/>
          <w:spacing w:val="6"/>
          <w:kern w:val="44"/>
          <w:sz w:val="44"/>
          <w:szCs w:val="44"/>
          <w:lang w:eastAsia="zh-CN"/>
        </w:rPr>
        <w:t>江西省</w:t>
      </w:r>
      <w:proofErr w:type="gramStart"/>
      <w:r>
        <w:rPr>
          <w:rFonts w:ascii="小标宋" w:eastAsia="小标宋" w:hAnsi="小标宋" w:cs="小标宋" w:hint="eastAsia"/>
          <w:bCs/>
          <w:spacing w:val="6"/>
          <w:kern w:val="44"/>
          <w:sz w:val="44"/>
          <w:szCs w:val="44"/>
          <w:lang w:eastAsia="zh-CN"/>
        </w:rPr>
        <w:t>"振兴杯"</w:t>
      </w:r>
      <w:proofErr w:type="gramEnd"/>
      <w:r>
        <w:rPr>
          <w:rFonts w:ascii="小标宋" w:eastAsia="小标宋" w:hAnsi="小标宋" w:cs="小标宋" w:hint="eastAsia"/>
          <w:bCs/>
          <w:spacing w:val="6"/>
          <w:kern w:val="44"/>
          <w:sz w:val="44"/>
          <w:szCs w:val="44"/>
          <w:lang w:eastAsia="zh-CN"/>
        </w:rPr>
        <w:t>职业技能大赛</w:t>
      </w:r>
      <w:r>
        <w:rPr>
          <w:rFonts w:ascii="小标宋" w:eastAsia="小标宋" w:hAnsi="小标宋" w:cs="小标宋" w:hint="eastAsia"/>
          <w:b/>
          <w:bCs/>
          <w:spacing w:val="6"/>
          <w:kern w:val="44"/>
          <w:sz w:val="44"/>
          <w:szCs w:val="44"/>
          <w:lang w:eastAsia="zh-CN"/>
        </w:rPr>
        <w:br/>
      </w:r>
    </w:p>
    <w:p w14:paraId="3660BA0C" w14:textId="77777777" w:rsidR="00E438C6" w:rsidRDefault="00000000">
      <w:pPr>
        <w:widowControl w:val="0"/>
        <w:spacing w:line="240" w:lineRule="auto"/>
        <w:ind w:firstLineChars="0" w:firstLine="0"/>
        <w:jc w:val="center"/>
        <w:rPr>
          <w:rFonts w:ascii="黑体" w:eastAsia="黑体" w:hAnsi="黑体" w:cs="黑体" w:hint="eastAsia"/>
          <w:kern w:val="2"/>
          <w:sz w:val="52"/>
          <w:szCs w:val="52"/>
          <w:lang w:eastAsia="zh-CN"/>
        </w:rPr>
      </w:pPr>
      <w:proofErr w:type="gramStart"/>
      <w:r>
        <w:rPr>
          <w:rFonts w:ascii="黑体" w:eastAsia="黑体" w:hAnsi="黑体" w:cs="黑体" w:hint="eastAsia"/>
          <w:kern w:val="2"/>
          <w:sz w:val="52"/>
          <w:szCs w:val="52"/>
          <w:lang w:eastAsia="zh-CN"/>
        </w:rPr>
        <w:t>"印制</w:t>
      </w:r>
      <w:proofErr w:type="gramEnd"/>
      <w:r>
        <w:rPr>
          <w:rFonts w:ascii="黑体" w:eastAsia="黑体" w:hAnsi="黑体" w:cs="黑体" w:hint="eastAsia"/>
          <w:kern w:val="2"/>
          <w:sz w:val="52"/>
          <w:szCs w:val="52"/>
          <w:lang w:eastAsia="zh-CN"/>
        </w:rPr>
        <w:t>电路制作</w:t>
      </w:r>
      <w:proofErr w:type="gramStart"/>
      <w:r>
        <w:rPr>
          <w:rFonts w:ascii="黑体" w:eastAsia="黑体" w:hAnsi="黑体" w:cs="黑体" w:hint="eastAsia"/>
          <w:kern w:val="2"/>
          <w:sz w:val="52"/>
          <w:szCs w:val="52"/>
          <w:lang w:eastAsia="zh-CN"/>
        </w:rPr>
        <w:t>工"</w:t>
      </w:r>
      <w:proofErr w:type="gramEnd"/>
      <w:r>
        <w:rPr>
          <w:rFonts w:ascii="黑体" w:eastAsia="黑体" w:hAnsi="黑体" w:cs="黑体" w:hint="eastAsia"/>
          <w:kern w:val="2"/>
          <w:sz w:val="52"/>
          <w:szCs w:val="52"/>
          <w:lang w:eastAsia="zh-CN"/>
        </w:rPr>
        <w:t>项目</w:t>
      </w:r>
    </w:p>
    <w:p w14:paraId="37CE3DF8" w14:textId="77777777" w:rsidR="00E438C6" w:rsidRDefault="00000000">
      <w:pPr>
        <w:widowControl w:val="0"/>
        <w:spacing w:line="240" w:lineRule="auto"/>
        <w:ind w:firstLineChars="0" w:firstLine="0"/>
        <w:jc w:val="center"/>
        <w:rPr>
          <w:rFonts w:ascii="黑体" w:eastAsia="黑体" w:hAnsi="黑体" w:cs="黑体" w:hint="eastAsia"/>
          <w:kern w:val="2"/>
          <w:sz w:val="52"/>
          <w:szCs w:val="52"/>
          <w:lang w:eastAsia="zh-CN"/>
        </w:rPr>
      </w:pPr>
      <w:r>
        <w:rPr>
          <w:rFonts w:ascii="黑体" w:eastAsia="黑体" w:hAnsi="黑体" w:cs="黑体" w:hint="eastAsia"/>
          <w:kern w:val="2"/>
          <w:sz w:val="52"/>
          <w:szCs w:val="52"/>
          <w:lang w:eastAsia="zh-CN"/>
        </w:rPr>
        <w:t>技术工作文件</w:t>
      </w:r>
    </w:p>
    <w:p w14:paraId="7E2C243D" w14:textId="77777777" w:rsidR="00E438C6" w:rsidRDefault="00E438C6">
      <w:pPr>
        <w:widowControl w:val="0"/>
        <w:spacing w:line="240" w:lineRule="auto"/>
        <w:ind w:firstLine="1040"/>
        <w:jc w:val="center"/>
        <w:rPr>
          <w:rFonts w:ascii="黑体" w:eastAsia="黑体" w:hAnsi="黑体" w:cs="黑体" w:hint="eastAsia"/>
          <w:color w:val="auto"/>
          <w:kern w:val="2"/>
          <w:sz w:val="52"/>
          <w:szCs w:val="52"/>
          <w:lang w:eastAsia="zh-CN"/>
        </w:rPr>
      </w:pPr>
    </w:p>
    <w:p w14:paraId="7E772D7F" w14:textId="77777777" w:rsidR="00E438C6" w:rsidRDefault="00E438C6">
      <w:pPr>
        <w:ind w:firstLine="640"/>
        <w:rPr>
          <w:lang w:eastAsia="zh-CN"/>
        </w:rPr>
      </w:pPr>
    </w:p>
    <w:p w14:paraId="3D194C5C" w14:textId="77777777" w:rsidR="00E438C6" w:rsidRDefault="00E438C6">
      <w:pPr>
        <w:ind w:firstLine="640"/>
        <w:rPr>
          <w:lang w:eastAsia="zh-CN"/>
        </w:rPr>
      </w:pPr>
    </w:p>
    <w:p w14:paraId="0E933C91" w14:textId="77777777" w:rsidR="00E438C6" w:rsidRDefault="00E438C6">
      <w:pPr>
        <w:ind w:firstLine="640"/>
        <w:rPr>
          <w:lang w:eastAsia="zh-CN"/>
        </w:rPr>
      </w:pPr>
    </w:p>
    <w:p w14:paraId="418743AB" w14:textId="77777777" w:rsidR="00E438C6" w:rsidRDefault="00E438C6">
      <w:pPr>
        <w:ind w:firstLine="640"/>
        <w:rPr>
          <w:lang w:eastAsia="zh-CN"/>
        </w:rPr>
      </w:pPr>
    </w:p>
    <w:p w14:paraId="7D3BCB69" w14:textId="77777777" w:rsidR="00E438C6" w:rsidRDefault="00E438C6">
      <w:pPr>
        <w:ind w:firstLine="640"/>
        <w:rPr>
          <w:lang w:eastAsia="zh-CN"/>
        </w:rPr>
      </w:pPr>
    </w:p>
    <w:p w14:paraId="79F7889B" w14:textId="77777777" w:rsidR="00E438C6" w:rsidRDefault="00E438C6">
      <w:pPr>
        <w:ind w:firstLine="640"/>
        <w:rPr>
          <w:lang w:eastAsia="zh-CN"/>
        </w:rPr>
      </w:pPr>
    </w:p>
    <w:p w14:paraId="2840A01D" w14:textId="77777777" w:rsidR="00E438C6" w:rsidRDefault="00E438C6">
      <w:pPr>
        <w:ind w:firstLine="640"/>
        <w:rPr>
          <w:lang w:eastAsia="zh-CN"/>
        </w:rPr>
      </w:pPr>
    </w:p>
    <w:p w14:paraId="524B5179" w14:textId="77777777" w:rsidR="00E438C6" w:rsidRDefault="00E438C6">
      <w:pPr>
        <w:ind w:firstLine="640"/>
        <w:rPr>
          <w:lang w:eastAsia="zh-CN"/>
        </w:rPr>
      </w:pPr>
    </w:p>
    <w:p w14:paraId="2E81801A" w14:textId="77777777" w:rsidR="00E438C6" w:rsidRDefault="00E438C6">
      <w:pPr>
        <w:pStyle w:val="a2"/>
        <w:ind w:firstLine="640"/>
        <w:rPr>
          <w:lang w:eastAsia="zh-CN"/>
        </w:rPr>
      </w:pPr>
    </w:p>
    <w:p w14:paraId="391C2390" w14:textId="77777777" w:rsidR="00E438C6" w:rsidRDefault="00E438C6">
      <w:pPr>
        <w:pStyle w:val="a2"/>
        <w:ind w:firstLine="640"/>
        <w:rPr>
          <w:lang w:eastAsia="zh-CN"/>
        </w:rPr>
      </w:pPr>
    </w:p>
    <w:p w14:paraId="078D150C" w14:textId="77777777" w:rsidR="00E438C6" w:rsidRDefault="00E438C6">
      <w:pPr>
        <w:ind w:firstLine="640"/>
        <w:rPr>
          <w:lang w:eastAsia="zh-CN"/>
        </w:rPr>
      </w:pPr>
    </w:p>
    <w:p w14:paraId="4A6D16A5" w14:textId="77777777" w:rsidR="00E438C6" w:rsidRDefault="00E438C6">
      <w:pPr>
        <w:ind w:firstLine="640"/>
        <w:rPr>
          <w:lang w:eastAsia="zh-CN"/>
        </w:rPr>
      </w:pPr>
    </w:p>
    <w:p w14:paraId="560A9500" w14:textId="77777777" w:rsidR="00E438C6" w:rsidRDefault="00E438C6">
      <w:pPr>
        <w:ind w:firstLine="640"/>
        <w:rPr>
          <w:lang w:eastAsia="zh-CN"/>
        </w:rPr>
      </w:pPr>
    </w:p>
    <w:p w14:paraId="6F0311C4" w14:textId="77777777" w:rsidR="00E438C6" w:rsidRDefault="00E438C6">
      <w:pPr>
        <w:ind w:firstLine="640"/>
        <w:rPr>
          <w:lang w:eastAsia="zh-CN"/>
        </w:rPr>
      </w:pPr>
    </w:p>
    <w:p w14:paraId="63CD7434" w14:textId="77777777" w:rsidR="00E438C6" w:rsidRPr="001505CC" w:rsidRDefault="00000000">
      <w:pPr>
        <w:widowControl w:val="0"/>
        <w:spacing w:line="240" w:lineRule="auto"/>
        <w:ind w:firstLineChars="0" w:firstLine="0"/>
        <w:jc w:val="center"/>
        <w:rPr>
          <w:rFonts w:ascii="宋体" w:hAnsi="宋体" w:cs="宋体-18030"/>
          <w:kern w:val="2"/>
          <w:sz w:val="36"/>
          <w:szCs w:val="36"/>
          <w:lang w:eastAsia="zh-CN"/>
          <w:rPrChange w:id="0" w:author="y 19" w:date="2026-07-21T16:41:00Z" w16du:dateUtc="2026-07-21T08:41:00Z">
            <w:rPr>
              <w:rFonts w:cs="宋体-18030"/>
              <w:kern w:val="2"/>
              <w:sz w:val="36"/>
              <w:szCs w:val="36"/>
              <w:lang w:eastAsia="zh-CN"/>
            </w:rPr>
          </w:rPrChange>
        </w:rPr>
      </w:pPr>
      <w:r w:rsidRPr="001505CC">
        <w:rPr>
          <w:rFonts w:ascii="宋体" w:hAnsi="宋体" w:cs="宋体-18030"/>
          <w:kern w:val="2"/>
          <w:sz w:val="36"/>
          <w:szCs w:val="36"/>
          <w:lang w:eastAsia="zh-CN"/>
          <w:rPrChange w:id="1" w:author="y 19" w:date="2026-07-21T16:41:00Z" w16du:dateUtc="2026-07-21T08:41:00Z">
            <w:rPr>
              <w:rFonts w:cs="宋体-18030"/>
              <w:kern w:val="2"/>
              <w:sz w:val="36"/>
              <w:szCs w:val="36"/>
              <w:lang w:eastAsia="zh-CN"/>
            </w:rPr>
          </w:rPrChange>
        </w:rPr>
        <w:t>2026</w:t>
      </w:r>
      <w:r w:rsidRPr="001505CC">
        <w:rPr>
          <w:rFonts w:ascii="宋体" w:hAnsi="宋体" w:cs="宋体-18030"/>
          <w:kern w:val="2"/>
          <w:sz w:val="36"/>
          <w:szCs w:val="36"/>
          <w:lang w:eastAsia="zh-CN"/>
          <w:rPrChange w:id="2" w:author="y 19" w:date="2026-07-21T16:41:00Z" w16du:dateUtc="2026-07-21T08:41:00Z">
            <w:rPr>
              <w:rFonts w:cs="宋体-18030"/>
              <w:kern w:val="2"/>
              <w:sz w:val="36"/>
              <w:szCs w:val="36"/>
              <w:lang w:eastAsia="zh-CN"/>
            </w:rPr>
          </w:rPrChange>
        </w:rPr>
        <w:t>年</w:t>
      </w:r>
      <w:r w:rsidRPr="001505CC">
        <w:rPr>
          <w:rFonts w:ascii="宋体" w:hAnsi="宋体" w:cs="宋体-18030"/>
          <w:kern w:val="2"/>
          <w:sz w:val="36"/>
          <w:szCs w:val="36"/>
          <w:lang w:eastAsia="zh-CN"/>
          <w:rPrChange w:id="3" w:author="y 19" w:date="2026-07-21T16:41:00Z" w16du:dateUtc="2026-07-21T08:41:00Z">
            <w:rPr>
              <w:rFonts w:cs="宋体-18030"/>
              <w:kern w:val="2"/>
              <w:sz w:val="36"/>
              <w:szCs w:val="36"/>
              <w:lang w:eastAsia="zh-CN"/>
            </w:rPr>
          </w:rPrChange>
        </w:rPr>
        <w:t>0</w:t>
      </w:r>
      <w:r w:rsidRPr="001505CC">
        <w:rPr>
          <w:rFonts w:ascii="宋体" w:hAnsi="宋体" w:cs="宋体-18030" w:hint="eastAsia"/>
          <w:kern w:val="2"/>
          <w:sz w:val="36"/>
          <w:szCs w:val="36"/>
          <w:lang w:eastAsia="zh-CN"/>
          <w:rPrChange w:id="4" w:author="y 19" w:date="2026-07-21T16:41:00Z" w16du:dateUtc="2026-07-21T08:41:00Z">
            <w:rPr>
              <w:rFonts w:cs="宋体-18030" w:hint="eastAsia"/>
              <w:kern w:val="2"/>
              <w:sz w:val="36"/>
              <w:szCs w:val="36"/>
              <w:lang w:eastAsia="zh-CN"/>
            </w:rPr>
          </w:rPrChange>
        </w:rPr>
        <w:t>7</w:t>
      </w:r>
      <w:r w:rsidRPr="001505CC">
        <w:rPr>
          <w:rFonts w:ascii="宋体" w:hAnsi="宋体" w:cs="宋体-18030"/>
          <w:kern w:val="2"/>
          <w:sz w:val="36"/>
          <w:szCs w:val="36"/>
          <w:lang w:eastAsia="zh-CN"/>
          <w:rPrChange w:id="5" w:author="y 19" w:date="2026-07-21T16:41:00Z" w16du:dateUtc="2026-07-21T08:41:00Z">
            <w:rPr>
              <w:rFonts w:cs="宋体-18030"/>
              <w:kern w:val="2"/>
              <w:sz w:val="36"/>
              <w:szCs w:val="36"/>
              <w:lang w:eastAsia="zh-CN"/>
            </w:rPr>
          </w:rPrChange>
        </w:rPr>
        <w:t>月</w:t>
      </w:r>
      <w:r w:rsidRPr="001505CC">
        <w:rPr>
          <w:rFonts w:ascii="宋体" w:hAnsi="宋体" w:cs="宋体-18030"/>
          <w:kern w:val="2"/>
          <w:sz w:val="36"/>
          <w:szCs w:val="36"/>
          <w:lang w:eastAsia="zh-CN"/>
          <w:rPrChange w:id="6" w:author="y 19" w:date="2026-07-21T16:41:00Z" w16du:dateUtc="2026-07-21T08:41:00Z">
            <w:rPr>
              <w:rFonts w:cs="宋体-18030"/>
              <w:kern w:val="2"/>
              <w:sz w:val="36"/>
              <w:szCs w:val="36"/>
              <w:lang w:eastAsia="zh-CN"/>
            </w:rPr>
          </w:rPrChange>
        </w:rPr>
        <w:t>2</w:t>
      </w:r>
      <w:r w:rsidRPr="001505CC">
        <w:rPr>
          <w:rFonts w:ascii="宋体" w:hAnsi="宋体" w:cs="宋体-18030" w:hint="eastAsia"/>
          <w:kern w:val="2"/>
          <w:sz w:val="36"/>
          <w:szCs w:val="36"/>
          <w:lang w:eastAsia="zh-CN"/>
          <w:rPrChange w:id="7" w:author="y 19" w:date="2026-07-21T16:41:00Z" w16du:dateUtc="2026-07-21T08:41:00Z">
            <w:rPr>
              <w:rFonts w:cs="宋体-18030" w:hint="eastAsia"/>
              <w:kern w:val="2"/>
              <w:sz w:val="36"/>
              <w:szCs w:val="36"/>
              <w:lang w:eastAsia="zh-CN"/>
            </w:rPr>
          </w:rPrChange>
        </w:rPr>
        <w:t>1</w:t>
      </w:r>
      <w:r w:rsidRPr="001505CC">
        <w:rPr>
          <w:rFonts w:ascii="宋体" w:hAnsi="宋体" w:cs="宋体-18030"/>
          <w:kern w:val="2"/>
          <w:sz w:val="36"/>
          <w:szCs w:val="36"/>
          <w:lang w:eastAsia="zh-CN"/>
          <w:rPrChange w:id="8" w:author="y 19" w:date="2026-07-21T16:41:00Z" w16du:dateUtc="2026-07-21T08:41:00Z">
            <w:rPr>
              <w:rFonts w:cs="宋体-18030"/>
              <w:kern w:val="2"/>
              <w:sz w:val="36"/>
              <w:szCs w:val="36"/>
              <w:lang w:eastAsia="zh-CN"/>
            </w:rPr>
          </w:rPrChange>
        </w:rPr>
        <w:t>日</w:t>
      </w:r>
    </w:p>
    <w:p w14:paraId="5BEFCD39" w14:textId="77777777" w:rsidR="00E438C6" w:rsidRDefault="00E438C6">
      <w:pPr>
        <w:ind w:firstLine="640"/>
        <w:jc w:val="center"/>
        <w:rPr>
          <w:lang w:eastAsia="zh-CN"/>
        </w:rPr>
      </w:pPr>
    </w:p>
    <w:p w14:paraId="19A0F7D9" w14:textId="77777777" w:rsidR="00E438C6" w:rsidRDefault="00000000">
      <w:pPr>
        <w:widowControl w:val="0"/>
        <w:ind w:firstLineChars="0" w:firstLine="0"/>
        <w:jc w:val="center"/>
      </w:pPr>
      <w:r>
        <w:rPr>
          <w:lang w:eastAsia="zh-CN"/>
        </w:rPr>
        <w:br w:type="page"/>
      </w:r>
      <w:bookmarkStart w:id="9" w:name="_Toc796"/>
    </w:p>
    <w:sdt>
      <w:sdtPr>
        <w:rPr>
          <w:rFonts w:ascii="宋体" w:eastAsia="仿宋_GB2312" w:hAnsi="宋体" w:cs="仿宋_GB2312" w:hint="eastAsia"/>
          <w:color w:val="auto"/>
          <w:kern w:val="2"/>
          <w:sz w:val="36"/>
          <w:szCs w:val="36"/>
          <w:lang w:eastAsia="zh-CN"/>
        </w:rPr>
        <w:id w:val="890417498"/>
        <w15:color w:val="DBDBDB"/>
        <w:docPartObj>
          <w:docPartGallery w:val="Table of Contents"/>
          <w:docPartUnique/>
        </w:docPartObj>
      </w:sdtPr>
      <w:sdtEndPr>
        <w:rPr>
          <w:rFonts w:cs="Times New Roman"/>
          <w:sz w:val="28"/>
          <w:szCs w:val="24"/>
        </w:rPr>
      </w:sdtEndPr>
      <w:sdtContent>
        <w:p w14:paraId="4F510823" w14:textId="77777777" w:rsidR="00E438C6" w:rsidRDefault="00000000">
          <w:pPr>
            <w:ind w:firstLine="720"/>
            <w:jc w:val="center"/>
            <w:rPr>
              <w:rFonts w:ascii="宋体-18030" w:eastAsia="宋体-18030" w:hAnsi="宋体-18030" w:cs="宋体-18030" w:hint="eastAsia"/>
              <w:kern w:val="2"/>
              <w:sz w:val="44"/>
              <w:szCs w:val="44"/>
              <w:lang w:eastAsia="zh-CN"/>
            </w:rPr>
          </w:pPr>
          <w:proofErr w:type="gramStart"/>
          <w:r>
            <w:rPr>
              <w:rFonts w:ascii="宋体-18030" w:eastAsia="宋体-18030" w:hAnsi="宋体-18030" w:cs="宋体-18030" w:hint="eastAsia"/>
              <w:kern w:val="2"/>
              <w:sz w:val="44"/>
              <w:szCs w:val="44"/>
              <w:lang w:eastAsia="zh-CN"/>
            </w:rPr>
            <w:t>目   录</w:t>
          </w:r>
          <w:bookmarkEnd w:id="9"/>
          <w:proofErr w:type="gramEnd"/>
        </w:p>
        <w:p w14:paraId="72B20B6A" w14:textId="77777777" w:rsidR="00E438C6" w:rsidRDefault="00000000">
          <w:pPr>
            <w:pStyle w:val="TOC1"/>
            <w:tabs>
              <w:tab w:val="right" w:leader="dot" w:pos="8312"/>
            </w:tabs>
            <w:spacing w:line="380" w:lineRule="exact"/>
            <w:ind w:firstLine="560"/>
            <w:rPr>
              <w:rFonts w:cs="Times New Roman"/>
              <w:color w:val="auto"/>
              <w:kern w:val="2"/>
              <w:sz w:val="28"/>
              <w:szCs w:val="24"/>
              <w:lang w:eastAsia="zh-CN"/>
            </w:rPr>
          </w:pP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TOC \o "1-3" \h \u </w:instrText>
          </w:r>
          <w:r>
            <w:rPr>
              <w:rFonts w:cs="Times New Roman" w:hint="eastAsia"/>
              <w:color w:val="auto"/>
              <w:kern w:val="2"/>
              <w:sz w:val="28"/>
              <w:szCs w:val="24"/>
              <w:lang w:eastAsia="zh-CN"/>
            </w:rPr>
            <w:fldChar w:fldCharType="separate"/>
          </w:r>
          <w:hyperlink w:anchor="_Toc31980" w:history="1">
            <w:r w:rsidR="00E438C6">
              <w:rPr>
                <w:rFonts w:cs="Times New Roman" w:hint="eastAsia"/>
                <w:color w:val="auto"/>
                <w:kern w:val="2"/>
                <w:sz w:val="28"/>
                <w:szCs w:val="24"/>
                <w:lang w:eastAsia="zh-CN"/>
              </w:rPr>
              <w:t>1.</w:t>
            </w:r>
            <w:r w:rsidR="00E438C6">
              <w:rPr>
                <w:rFonts w:cs="Times New Roman" w:hint="eastAsia"/>
                <w:color w:val="auto"/>
                <w:kern w:val="2"/>
                <w:sz w:val="28"/>
                <w:szCs w:val="24"/>
                <w:lang w:eastAsia="zh-CN"/>
              </w:rPr>
              <w:t>项目简介</w:t>
            </w:r>
            <w:r w:rsidR="00E438C6">
              <w:rPr>
                <w:rFonts w:cs="Times New Roman" w:hint="eastAsia"/>
                <w:color w:val="auto"/>
                <w:kern w:val="2"/>
                <w:sz w:val="28"/>
                <w:szCs w:val="24"/>
                <w:lang w:eastAsia="zh-CN"/>
              </w:rPr>
              <w:tab/>
            </w:r>
            <w:r w:rsidR="00E438C6">
              <w:rPr>
                <w:rFonts w:cs="Times New Roman" w:hint="eastAsia"/>
                <w:color w:val="auto"/>
                <w:kern w:val="2"/>
                <w:sz w:val="28"/>
                <w:szCs w:val="24"/>
                <w:lang w:eastAsia="zh-CN"/>
              </w:rPr>
              <w:fldChar w:fldCharType="begin"/>
            </w:r>
            <w:r w:rsidR="00E438C6">
              <w:rPr>
                <w:rFonts w:cs="Times New Roman" w:hint="eastAsia"/>
                <w:color w:val="auto"/>
                <w:kern w:val="2"/>
                <w:sz w:val="28"/>
                <w:szCs w:val="24"/>
                <w:lang w:eastAsia="zh-CN"/>
              </w:rPr>
              <w:instrText xml:space="preserve"> PAGEREF _Toc31980 \h </w:instrText>
            </w:r>
            <w:r w:rsidR="00E438C6">
              <w:rPr>
                <w:rFonts w:cs="Times New Roman" w:hint="eastAsia"/>
                <w:color w:val="auto"/>
                <w:kern w:val="2"/>
                <w:sz w:val="28"/>
                <w:szCs w:val="24"/>
                <w:lang w:eastAsia="zh-CN"/>
              </w:rPr>
            </w:r>
            <w:r w:rsidR="00E438C6">
              <w:rPr>
                <w:rFonts w:cs="Times New Roman" w:hint="eastAsia"/>
                <w:color w:val="auto"/>
                <w:kern w:val="2"/>
                <w:sz w:val="28"/>
                <w:szCs w:val="24"/>
                <w:lang w:eastAsia="zh-CN"/>
              </w:rPr>
              <w:fldChar w:fldCharType="separate"/>
            </w:r>
            <w:r w:rsidR="00E438C6">
              <w:rPr>
                <w:rFonts w:cs="Times New Roman" w:hint="eastAsia"/>
                <w:color w:val="auto"/>
                <w:kern w:val="2"/>
                <w:sz w:val="28"/>
                <w:szCs w:val="24"/>
                <w:lang w:eastAsia="zh-CN"/>
              </w:rPr>
              <w:t>3</w:t>
            </w:r>
            <w:r w:rsidR="00E438C6">
              <w:rPr>
                <w:rFonts w:cs="Times New Roman" w:hint="eastAsia"/>
                <w:color w:val="auto"/>
                <w:kern w:val="2"/>
                <w:sz w:val="28"/>
                <w:szCs w:val="24"/>
                <w:lang w:eastAsia="zh-CN"/>
              </w:rPr>
              <w:fldChar w:fldCharType="end"/>
            </w:r>
          </w:hyperlink>
        </w:p>
        <w:p w14:paraId="336CE682"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31477" w:history="1">
            <w:r>
              <w:rPr>
                <w:rFonts w:cs="Times New Roman" w:hint="eastAsia"/>
                <w:color w:val="auto"/>
                <w:kern w:val="2"/>
                <w:sz w:val="28"/>
                <w:szCs w:val="24"/>
                <w:lang w:eastAsia="zh-CN"/>
              </w:rPr>
              <w:t xml:space="preserve">1.1 </w:t>
            </w:r>
            <w:r>
              <w:rPr>
                <w:rFonts w:cs="Times New Roman" w:hint="eastAsia"/>
                <w:color w:val="auto"/>
                <w:kern w:val="2"/>
                <w:sz w:val="28"/>
                <w:szCs w:val="24"/>
                <w:lang w:eastAsia="zh-CN"/>
              </w:rPr>
              <w:t>项目描述</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_Toc31477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3</w:t>
            </w:r>
            <w:r>
              <w:rPr>
                <w:rFonts w:cs="Times New Roman" w:hint="eastAsia"/>
                <w:color w:val="auto"/>
                <w:kern w:val="2"/>
                <w:sz w:val="28"/>
                <w:szCs w:val="24"/>
                <w:lang w:eastAsia="zh-CN"/>
              </w:rPr>
              <w:fldChar w:fldCharType="end"/>
            </w:r>
          </w:hyperlink>
        </w:p>
        <w:p w14:paraId="73D3CC96"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21211" w:history="1">
            <w:r>
              <w:rPr>
                <w:rFonts w:cs="Times New Roman" w:hint="eastAsia"/>
                <w:color w:val="auto"/>
                <w:kern w:val="2"/>
                <w:sz w:val="28"/>
                <w:szCs w:val="24"/>
                <w:lang w:eastAsia="zh-CN"/>
              </w:rPr>
              <w:t xml:space="preserve">1.2 </w:t>
            </w:r>
            <w:r>
              <w:rPr>
                <w:rFonts w:cs="Times New Roman" w:hint="eastAsia"/>
                <w:color w:val="auto"/>
                <w:kern w:val="2"/>
                <w:sz w:val="28"/>
                <w:szCs w:val="24"/>
                <w:lang w:eastAsia="zh-CN"/>
              </w:rPr>
              <w:t>考核目的</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_Toc21211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3</w:t>
            </w:r>
            <w:r>
              <w:rPr>
                <w:rFonts w:cs="Times New Roman" w:hint="eastAsia"/>
                <w:color w:val="auto"/>
                <w:kern w:val="2"/>
                <w:sz w:val="28"/>
                <w:szCs w:val="24"/>
                <w:lang w:eastAsia="zh-CN"/>
              </w:rPr>
              <w:fldChar w:fldCharType="end"/>
            </w:r>
          </w:hyperlink>
        </w:p>
        <w:p w14:paraId="1F5C7BA6"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22485" w:history="1">
            <w:r>
              <w:rPr>
                <w:rFonts w:cs="Times New Roman" w:hint="eastAsia"/>
                <w:color w:val="auto"/>
                <w:kern w:val="2"/>
                <w:sz w:val="28"/>
                <w:szCs w:val="24"/>
                <w:lang w:eastAsia="zh-CN"/>
              </w:rPr>
              <w:t xml:space="preserve">1.3 </w:t>
            </w:r>
            <w:r>
              <w:rPr>
                <w:rFonts w:cs="Times New Roman" w:hint="eastAsia"/>
                <w:color w:val="auto"/>
                <w:kern w:val="2"/>
                <w:sz w:val="28"/>
                <w:szCs w:val="24"/>
                <w:lang w:eastAsia="zh-CN"/>
              </w:rPr>
              <w:t>相关文件</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_Toc22485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4</w:t>
            </w:r>
            <w:r>
              <w:rPr>
                <w:rFonts w:cs="Times New Roman" w:hint="eastAsia"/>
                <w:color w:val="auto"/>
                <w:kern w:val="2"/>
                <w:sz w:val="28"/>
                <w:szCs w:val="24"/>
                <w:lang w:eastAsia="zh-CN"/>
              </w:rPr>
              <w:fldChar w:fldCharType="end"/>
            </w:r>
          </w:hyperlink>
        </w:p>
        <w:p w14:paraId="3A004B2C" w14:textId="77777777" w:rsidR="00E438C6" w:rsidRDefault="00E438C6">
          <w:pPr>
            <w:pStyle w:val="TOC1"/>
            <w:tabs>
              <w:tab w:val="right" w:leader="dot" w:pos="8312"/>
            </w:tabs>
            <w:spacing w:line="380" w:lineRule="exact"/>
            <w:ind w:firstLine="640"/>
            <w:rPr>
              <w:rFonts w:cs="Times New Roman"/>
              <w:color w:val="auto"/>
              <w:kern w:val="2"/>
              <w:sz w:val="28"/>
              <w:szCs w:val="24"/>
              <w:lang w:eastAsia="zh-CN"/>
            </w:rPr>
          </w:pPr>
          <w:hyperlink w:anchor="_Toc23248" w:history="1">
            <w:r>
              <w:rPr>
                <w:rFonts w:cs="Times New Roman" w:hint="eastAsia"/>
                <w:color w:val="auto"/>
                <w:kern w:val="2"/>
                <w:sz w:val="28"/>
                <w:szCs w:val="24"/>
                <w:lang w:eastAsia="zh-CN"/>
              </w:rPr>
              <w:t>2.</w:t>
            </w:r>
            <w:r>
              <w:rPr>
                <w:rFonts w:cs="Times New Roman" w:hint="eastAsia"/>
                <w:color w:val="auto"/>
                <w:kern w:val="2"/>
                <w:sz w:val="28"/>
                <w:szCs w:val="24"/>
                <w:lang w:eastAsia="zh-CN"/>
              </w:rPr>
              <w:t>基本能力与职业标准</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_Toc23248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4</w:t>
            </w:r>
            <w:r>
              <w:rPr>
                <w:rFonts w:cs="Times New Roman" w:hint="eastAsia"/>
                <w:color w:val="auto"/>
                <w:kern w:val="2"/>
                <w:sz w:val="28"/>
                <w:szCs w:val="24"/>
                <w:lang w:eastAsia="zh-CN"/>
              </w:rPr>
              <w:fldChar w:fldCharType="end"/>
            </w:r>
          </w:hyperlink>
        </w:p>
        <w:p w14:paraId="3850B5D8" w14:textId="77777777" w:rsidR="00E438C6" w:rsidRDefault="00E438C6">
          <w:pPr>
            <w:pStyle w:val="TOC1"/>
            <w:tabs>
              <w:tab w:val="right" w:leader="dot" w:pos="8312"/>
            </w:tabs>
            <w:spacing w:line="380" w:lineRule="exact"/>
            <w:ind w:firstLine="640"/>
            <w:rPr>
              <w:rFonts w:cs="Times New Roman"/>
              <w:color w:val="auto"/>
              <w:kern w:val="2"/>
              <w:sz w:val="28"/>
              <w:szCs w:val="24"/>
              <w:lang w:eastAsia="zh-CN"/>
            </w:rPr>
          </w:pPr>
          <w:hyperlink w:anchor="_Toc13399" w:history="1">
            <w:r>
              <w:rPr>
                <w:rFonts w:cs="Times New Roman" w:hint="eastAsia"/>
                <w:color w:val="auto"/>
                <w:kern w:val="2"/>
                <w:sz w:val="28"/>
                <w:szCs w:val="24"/>
                <w:lang w:eastAsia="zh-CN"/>
              </w:rPr>
              <w:t>3.</w:t>
            </w:r>
            <w:r>
              <w:rPr>
                <w:rFonts w:cs="Times New Roman" w:hint="eastAsia"/>
                <w:color w:val="auto"/>
                <w:kern w:val="2"/>
                <w:sz w:val="28"/>
                <w:szCs w:val="24"/>
                <w:lang w:eastAsia="zh-CN"/>
              </w:rPr>
              <w:t>竞赛内容</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_Toc13399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4</w:t>
            </w:r>
            <w:r>
              <w:rPr>
                <w:rFonts w:cs="Times New Roman" w:hint="eastAsia"/>
                <w:color w:val="auto"/>
                <w:kern w:val="2"/>
                <w:sz w:val="28"/>
                <w:szCs w:val="24"/>
                <w:lang w:eastAsia="zh-CN"/>
              </w:rPr>
              <w:fldChar w:fldCharType="end"/>
            </w:r>
          </w:hyperlink>
        </w:p>
        <w:p w14:paraId="0B5CF7AA"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30668" w:history="1">
            <w:r>
              <w:rPr>
                <w:rFonts w:cs="Times New Roman" w:hint="eastAsia"/>
                <w:color w:val="auto"/>
                <w:kern w:val="2"/>
                <w:sz w:val="28"/>
                <w:szCs w:val="24"/>
                <w:lang w:eastAsia="zh-CN"/>
              </w:rPr>
              <w:t xml:space="preserve">3.1 </w:t>
            </w:r>
            <w:r>
              <w:rPr>
                <w:rFonts w:cs="Times New Roman" w:hint="eastAsia"/>
                <w:color w:val="auto"/>
                <w:kern w:val="2"/>
                <w:sz w:val="28"/>
                <w:szCs w:val="24"/>
                <w:lang w:eastAsia="zh-CN"/>
              </w:rPr>
              <w:t>考核内容</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_Toc30668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4</w:t>
            </w:r>
            <w:r>
              <w:rPr>
                <w:rFonts w:cs="Times New Roman" w:hint="eastAsia"/>
                <w:color w:val="auto"/>
                <w:kern w:val="2"/>
                <w:sz w:val="28"/>
                <w:szCs w:val="24"/>
                <w:lang w:eastAsia="zh-CN"/>
              </w:rPr>
              <w:fldChar w:fldCharType="end"/>
            </w:r>
          </w:hyperlink>
        </w:p>
        <w:p w14:paraId="0895E038"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5886" w:history="1">
            <w:r>
              <w:rPr>
                <w:rFonts w:cs="Times New Roman" w:hint="eastAsia"/>
                <w:color w:val="auto"/>
                <w:kern w:val="2"/>
                <w:sz w:val="28"/>
                <w:szCs w:val="24"/>
                <w:lang w:eastAsia="zh-CN"/>
              </w:rPr>
              <w:t xml:space="preserve">3.2 </w:t>
            </w:r>
            <w:r>
              <w:rPr>
                <w:rFonts w:cs="Times New Roman" w:hint="eastAsia"/>
                <w:color w:val="auto"/>
                <w:kern w:val="2"/>
                <w:sz w:val="28"/>
                <w:szCs w:val="24"/>
                <w:lang w:eastAsia="zh-CN"/>
              </w:rPr>
              <w:t>竞赛模块</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_Toc5886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5</w:t>
            </w:r>
            <w:r>
              <w:rPr>
                <w:rFonts w:cs="Times New Roman" w:hint="eastAsia"/>
                <w:color w:val="auto"/>
                <w:kern w:val="2"/>
                <w:sz w:val="28"/>
                <w:szCs w:val="24"/>
                <w:lang w:eastAsia="zh-CN"/>
              </w:rPr>
              <w:fldChar w:fldCharType="end"/>
            </w:r>
          </w:hyperlink>
        </w:p>
        <w:p w14:paraId="78C7854E"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2201" w:history="1">
            <w:r>
              <w:rPr>
                <w:rFonts w:cs="Times New Roman" w:hint="eastAsia"/>
                <w:color w:val="auto"/>
                <w:kern w:val="2"/>
                <w:sz w:val="28"/>
                <w:szCs w:val="24"/>
                <w:lang w:eastAsia="zh-CN"/>
              </w:rPr>
              <w:t xml:space="preserve">3.3 </w:t>
            </w:r>
            <w:r>
              <w:rPr>
                <w:rFonts w:cs="Times New Roman" w:hint="eastAsia"/>
                <w:color w:val="auto"/>
                <w:kern w:val="2"/>
                <w:sz w:val="28"/>
                <w:szCs w:val="24"/>
                <w:lang w:eastAsia="zh-CN"/>
              </w:rPr>
              <w:t>模块简述</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_Toc12201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5</w:t>
            </w:r>
            <w:r>
              <w:rPr>
                <w:rFonts w:cs="Times New Roman" w:hint="eastAsia"/>
                <w:color w:val="auto"/>
                <w:kern w:val="2"/>
                <w:sz w:val="28"/>
                <w:szCs w:val="24"/>
                <w:lang w:eastAsia="zh-CN"/>
              </w:rPr>
              <w:fldChar w:fldCharType="end"/>
            </w:r>
          </w:hyperlink>
        </w:p>
        <w:p w14:paraId="1951EDAF"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0775" w:history="1">
            <w:r>
              <w:rPr>
                <w:rFonts w:cs="Times New Roman" w:hint="eastAsia"/>
                <w:color w:val="auto"/>
                <w:kern w:val="2"/>
                <w:sz w:val="28"/>
                <w:szCs w:val="24"/>
                <w:lang w:eastAsia="zh-CN"/>
              </w:rPr>
              <w:t xml:space="preserve">3.3.1 </w:t>
            </w:r>
            <w:r>
              <w:rPr>
                <w:rFonts w:cs="Times New Roman" w:hint="eastAsia"/>
                <w:color w:val="auto"/>
                <w:kern w:val="2"/>
                <w:sz w:val="28"/>
                <w:szCs w:val="24"/>
                <w:lang w:eastAsia="zh-CN"/>
              </w:rPr>
              <w:t>模块</w:t>
            </w:r>
            <w:r>
              <w:rPr>
                <w:rFonts w:cs="Times New Roman" w:hint="eastAsia"/>
                <w:color w:val="auto"/>
                <w:kern w:val="2"/>
                <w:sz w:val="28"/>
                <w:szCs w:val="24"/>
                <w:lang w:eastAsia="zh-CN"/>
              </w:rPr>
              <w:t>A</w:t>
            </w:r>
            <w:r>
              <w:rPr>
                <w:rFonts w:cs="Times New Roman" w:hint="eastAsia"/>
                <w:color w:val="auto"/>
                <w:kern w:val="2"/>
                <w:sz w:val="28"/>
                <w:szCs w:val="24"/>
                <w:lang w:eastAsia="zh-CN"/>
              </w:rPr>
              <w:t>：理论测试</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_Toc10775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5</w:t>
            </w:r>
            <w:r>
              <w:rPr>
                <w:rFonts w:cs="Times New Roman" w:hint="eastAsia"/>
                <w:color w:val="auto"/>
                <w:kern w:val="2"/>
                <w:sz w:val="28"/>
                <w:szCs w:val="24"/>
                <w:lang w:eastAsia="zh-CN"/>
              </w:rPr>
              <w:fldChar w:fldCharType="end"/>
            </w:r>
          </w:hyperlink>
        </w:p>
        <w:p w14:paraId="77181F39"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4317" w:history="1">
            <w:r>
              <w:rPr>
                <w:rFonts w:cs="Times New Roman" w:hint="eastAsia"/>
                <w:color w:val="auto"/>
                <w:kern w:val="2"/>
                <w:sz w:val="28"/>
                <w:szCs w:val="24"/>
                <w:lang w:eastAsia="zh-CN"/>
              </w:rPr>
              <w:t xml:space="preserve">3.3.2 </w:t>
            </w:r>
            <w:r>
              <w:rPr>
                <w:rFonts w:cs="Times New Roman" w:hint="eastAsia"/>
                <w:color w:val="auto"/>
                <w:kern w:val="2"/>
                <w:sz w:val="28"/>
                <w:szCs w:val="24"/>
                <w:lang w:eastAsia="zh-CN"/>
              </w:rPr>
              <w:t>模块</w:t>
            </w:r>
            <w:r>
              <w:rPr>
                <w:rFonts w:cs="Times New Roman" w:hint="eastAsia"/>
                <w:color w:val="auto"/>
                <w:kern w:val="2"/>
                <w:sz w:val="28"/>
                <w:szCs w:val="24"/>
                <w:lang w:eastAsia="zh-CN"/>
              </w:rPr>
              <w:t>B</w:t>
            </w:r>
            <w:r>
              <w:rPr>
                <w:rFonts w:cs="Times New Roman" w:hint="eastAsia"/>
                <w:color w:val="auto"/>
                <w:kern w:val="2"/>
                <w:sz w:val="28"/>
                <w:szCs w:val="24"/>
                <w:lang w:eastAsia="zh-CN"/>
              </w:rPr>
              <w:t>：</w:t>
            </w:r>
            <w:r>
              <w:rPr>
                <w:rFonts w:cs="Times New Roman" w:hint="eastAsia"/>
                <w:color w:val="auto"/>
                <w:kern w:val="2"/>
                <w:sz w:val="28"/>
                <w:szCs w:val="24"/>
                <w:lang w:eastAsia="zh-CN"/>
              </w:rPr>
              <w:t>EDA</w:t>
            </w:r>
            <w:r>
              <w:rPr>
                <w:rFonts w:cs="Times New Roman" w:hint="eastAsia"/>
                <w:color w:val="auto"/>
                <w:kern w:val="2"/>
                <w:sz w:val="28"/>
                <w:szCs w:val="24"/>
                <w:lang w:eastAsia="zh-CN"/>
              </w:rPr>
              <w:t>工程设计</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_Toc14317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5</w:t>
            </w:r>
            <w:r>
              <w:rPr>
                <w:rFonts w:cs="Times New Roman" w:hint="eastAsia"/>
                <w:color w:val="auto"/>
                <w:kern w:val="2"/>
                <w:sz w:val="28"/>
                <w:szCs w:val="24"/>
                <w:lang w:eastAsia="zh-CN"/>
              </w:rPr>
              <w:fldChar w:fldCharType="end"/>
            </w:r>
          </w:hyperlink>
        </w:p>
        <w:p w14:paraId="7372C6F0"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30649" w:history="1">
            <w:r>
              <w:rPr>
                <w:rFonts w:cs="Times New Roman" w:hint="eastAsia"/>
                <w:color w:val="auto"/>
                <w:kern w:val="2"/>
                <w:sz w:val="28"/>
                <w:szCs w:val="24"/>
                <w:lang w:eastAsia="zh-CN"/>
              </w:rPr>
              <w:t xml:space="preserve">3.3.3 </w:t>
            </w:r>
            <w:r>
              <w:rPr>
                <w:rFonts w:cs="Times New Roman" w:hint="eastAsia"/>
                <w:color w:val="auto"/>
                <w:kern w:val="2"/>
                <w:sz w:val="28"/>
                <w:szCs w:val="24"/>
                <w:lang w:eastAsia="zh-CN"/>
              </w:rPr>
              <w:t>模块</w:t>
            </w:r>
            <w:r>
              <w:rPr>
                <w:rFonts w:cs="Times New Roman" w:hint="eastAsia"/>
                <w:color w:val="auto"/>
                <w:kern w:val="2"/>
                <w:sz w:val="28"/>
                <w:szCs w:val="24"/>
                <w:lang w:eastAsia="zh-CN"/>
              </w:rPr>
              <w:t>C</w:t>
            </w:r>
            <w:r>
              <w:rPr>
                <w:rFonts w:cs="Times New Roman" w:hint="eastAsia"/>
                <w:color w:val="auto"/>
                <w:kern w:val="2"/>
                <w:sz w:val="28"/>
                <w:szCs w:val="24"/>
                <w:lang w:eastAsia="zh-CN"/>
              </w:rPr>
              <w:t>：</w:t>
            </w:r>
            <w:r>
              <w:rPr>
                <w:rFonts w:cs="Times New Roman" w:hint="eastAsia"/>
                <w:color w:val="auto"/>
                <w:kern w:val="2"/>
                <w:sz w:val="28"/>
                <w:szCs w:val="24"/>
                <w:lang w:eastAsia="zh-CN"/>
              </w:rPr>
              <w:t>CAM</w:t>
            </w:r>
            <w:r>
              <w:rPr>
                <w:rFonts w:cs="Times New Roman" w:hint="eastAsia"/>
                <w:color w:val="auto"/>
                <w:kern w:val="2"/>
                <w:sz w:val="28"/>
                <w:szCs w:val="24"/>
                <w:lang w:eastAsia="zh-CN"/>
              </w:rPr>
              <w:t>审核与工艺文件编制</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_Toc30649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5</w:t>
            </w:r>
            <w:r>
              <w:rPr>
                <w:rFonts w:cs="Times New Roman" w:hint="eastAsia"/>
                <w:color w:val="auto"/>
                <w:kern w:val="2"/>
                <w:sz w:val="28"/>
                <w:szCs w:val="24"/>
                <w:lang w:eastAsia="zh-CN"/>
              </w:rPr>
              <w:fldChar w:fldCharType="end"/>
            </w:r>
          </w:hyperlink>
        </w:p>
        <w:p w14:paraId="1546E17F"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6745" w:history="1">
            <w:r>
              <w:rPr>
                <w:rFonts w:cs="Times New Roman" w:hint="eastAsia"/>
                <w:color w:val="auto"/>
                <w:kern w:val="2"/>
                <w:sz w:val="28"/>
                <w:szCs w:val="24"/>
                <w:lang w:eastAsia="zh-CN"/>
              </w:rPr>
              <w:t xml:space="preserve">3.3.4 </w:t>
            </w:r>
            <w:r>
              <w:rPr>
                <w:rFonts w:cs="Times New Roman" w:hint="eastAsia"/>
                <w:color w:val="auto"/>
                <w:kern w:val="2"/>
                <w:sz w:val="28"/>
                <w:szCs w:val="24"/>
                <w:lang w:eastAsia="zh-CN"/>
              </w:rPr>
              <w:t>模块</w:t>
            </w:r>
            <w:r>
              <w:rPr>
                <w:rFonts w:cs="Times New Roman" w:hint="eastAsia"/>
                <w:color w:val="auto"/>
                <w:kern w:val="2"/>
                <w:sz w:val="28"/>
                <w:szCs w:val="24"/>
                <w:lang w:eastAsia="zh-CN"/>
              </w:rPr>
              <w:t>D</w:t>
            </w:r>
            <w:r>
              <w:rPr>
                <w:rFonts w:cs="Times New Roman" w:hint="eastAsia"/>
                <w:color w:val="auto"/>
                <w:kern w:val="2"/>
                <w:sz w:val="28"/>
                <w:szCs w:val="24"/>
                <w:lang w:eastAsia="zh-CN"/>
              </w:rPr>
              <w:t>：成品板质量检测与缺陷分析</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_Toc6745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6</w:t>
            </w:r>
            <w:r>
              <w:rPr>
                <w:rFonts w:cs="Times New Roman" w:hint="eastAsia"/>
                <w:color w:val="auto"/>
                <w:kern w:val="2"/>
                <w:sz w:val="28"/>
                <w:szCs w:val="24"/>
                <w:lang w:eastAsia="zh-CN"/>
              </w:rPr>
              <w:fldChar w:fldCharType="end"/>
            </w:r>
          </w:hyperlink>
        </w:p>
        <w:p w14:paraId="5B4585CC"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29344" w:history="1">
            <w:r>
              <w:rPr>
                <w:rFonts w:cs="Times New Roman" w:hint="eastAsia"/>
                <w:color w:val="auto"/>
                <w:kern w:val="2"/>
                <w:sz w:val="28"/>
                <w:szCs w:val="24"/>
                <w:lang w:eastAsia="zh-CN"/>
              </w:rPr>
              <w:t xml:space="preserve">3.4 </w:t>
            </w:r>
            <w:r>
              <w:rPr>
                <w:rFonts w:cs="Times New Roman" w:hint="eastAsia"/>
                <w:color w:val="auto"/>
                <w:kern w:val="2"/>
                <w:sz w:val="28"/>
                <w:szCs w:val="24"/>
                <w:lang w:eastAsia="zh-CN"/>
              </w:rPr>
              <w:t>命题方式</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_Toc29344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6</w:t>
            </w:r>
            <w:r>
              <w:rPr>
                <w:rFonts w:cs="Times New Roman" w:hint="eastAsia"/>
                <w:color w:val="auto"/>
                <w:kern w:val="2"/>
                <w:sz w:val="28"/>
                <w:szCs w:val="24"/>
                <w:lang w:eastAsia="zh-CN"/>
              </w:rPr>
              <w:fldChar w:fldCharType="end"/>
            </w:r>
          </w:hyperlink>
        </w:p>
        <w:p w14:paraId="152AD9F3" w14:textId="77777777" w:rsidR="00E438C6" w:rsidRDefault="00E438C6">
          <w:pPr>
            <w:pStyle w:val="TOC1"/>
            <w:tabs>
              <w:tab w:val="right" w:leader="dot" w:pos="8312"/>
            </w:tabs>
            <w:spacing w:line="380" w:lineRule="exact"/>
            <w:ind w:firstLine="640"/>
            <w:rPr>
              <w:rFonts w:cs="Times New Roman"/>
              <w:color w:val="auto"/>
              <w:kern w:val="2"/>
              <w:sz w:val="28"/>
              <w:szCs w:val="24"/>
              <w:lang w:eastAsia="zh-CN"/>
            </w:rPr>
          </w:pPr>
          <w:hyperlink w:anchor="_Toc14028" w:history="1">
            <w:r>
              <w:rPr>
                <w:rFonts w:cs="Times New Roman" w:hint="eastAsia"/>
                <w:color w:val="auto"/>
                <w:kern w:val="2"/>
                <w:sz w:val="28"/>
                <w:szCs w:val="24"/>
                <w:lang w:eastAsia="zh-CN"/>
              </w:rPr>
              <w:t>4.</w:t>
            </w:r>
            <w:r>
              <w:rPr>
                <w:rFonts w:cs="Times New Roman" w:hint="eastAsia"/>
                <w:color w:val="auto"/>
                <w:kern w:val="2"/>
                <w:sz w:val="28"/>
                <w:szCs w:val="24"/>
                <w:lang w:eastAsia="zh-CN"/>
              </w:rPr>
              <w:t>评分标准</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_Toc14028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7</w:t>
            </w:r>
            <w:r>
              <w:rPr>
                <w:rFonts w:cs="Times New Roman" w:hint="eastAsia"/>
                <w:color w:val="auto"/>
                <w:kern w:val="2"/>
                <w:sz w:val="28"/>
                <w:szCs w:val="24"/>
                <w:lang w:eastAsia="zh-CN"/>
              </w:rPr>
              <w:fldChar w:fldCharType="end"/>
            </w:r>
          </w:hyperlink>
        </w:p>
        <w:p w14:paraId="27F7F5E7"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6896" w:history="1">
            <w:r>
              <w:rPr>
                <w:rFonts w:cs="Times New Roman" w:hint="eastAsia"/>
                <w:color w:val="auto"/>
                <w:kern w:val="2"/>
                <w:sz w:val="28"/>
                <w:szCs w:val="24"/>
                <w:lang w:eastAsia="zh-CN"/>
              </w:rPr>
              <w:t xml:space="preserve">4.1 </w:t>
            </w:r>
            <w:r>
              <w:rPr>
                <w:rFonts w:cs="Times New Roman" w:hint="eastAsia"/>
                <w:color w:val="auto"/>
                <w:kern w:val="2"/>
                <w:sz w:val="28"/>
                <w:szCs w:val="24"/>
                <w:lang w:eastAsia="zh-CN"/>
              </w:rPr>
              <w:t>评价分（主观）</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_Toc6896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7</w:t>
            </w:r>
            <w:r>
              <w:rPr>
                <w:rFonts w:cs="Times New Roman" w:hint="eastAsia"/>
                <w:color w:val="auto"/>
                <w:kern w:val="2"/>
                <w:sz w:val="28"/>
                <w:szCs w:val="24"/>
                <w:lang w:eastAsia="zh-CN"/>
              </w:rPr>
              <w:fldChar w:fldCharType="end"/>
            </w:r>
          </w:hyperlink>
        </w:p>
        <w:p w14:paraId="6EA1625A"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21882" w:history="1">
            <w:r>
              <w:rPr>
                <w:rFonts w:cs="Times New Roman" w:hint="eastAsia"/>
                <w:color w:val="auto"/>
                <w:kern w:val="2"/>
                <w:sz w:val="28"/>
                <w:szCs w:val="24"/>
                <w:lang w:eastAsia="zh-CN"/>
              </w:rPr>
              <w:t xml:space="preserve">4.2 </w:t>
            </w:r>
            <w:r>
              <w:rPr>
                <w:rFonts w:cs="Times New Roman" w:hint="eastAsia"/>
                <w:color w:val="auto"/>
                <w:kern w:val="2"/>
                <w:sz w:val="28"/>
                <w:szCs w:val="24"/>
                <w:lang w:eastAsia="zh-CN"/>
              </w:rPr>
              <w:t>测量分（客观）</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_Toc21882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8</w:t>
            </w:r>
            <w:r>
              <w:rPr>
                <w:rFonts w:cs="Times New Roman" w:hint="eastAsia"/>
                <w:color w:val="auto"/>
                <w:kern w:val="2"/>
                <w:sz w:val="28"/>
                <w:szCs w:val="24"/>
                <w:lang w:eastAsia="zh-CN"/>
              </w:rPr>
              <w:fldChar w:fldCharType="end"/>
            </w:r>
          </w:hyperlink>
        </w:p>
        <w:p w14:paraId="404702D1"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7969" w:history="1">
            <w:r>
              <w:rPr>
                <w:rFonts w:cs="Times New Roman" w:hint="eastAsia"/>
                <w:color w:val="auto"/>
                <w:kern w:val="2"/>
                <w:sz w:val="28"/>
                <w:szCs w:val="24"/>
                <w:lang w:eastAsia="zh-CN"/>
              </w:rPr>
              <w:t xml:space="preserve">4.3 </w:t>
            </w:r>
            <w:r>
              <w:rPr>
                <w:rFonts w:cs="Times New Roman" w:hint="eastAsia"/>
                <w:color w:val="auto"/>
                <w:kern w:val="2"/>
                <w:sz w:val="28"/>
                <w:szCs w:val="24"/>
                <w:lang w:eastAsia="zh-CN"/>
              </w:rPr>
              <w:t>评分流程说明</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_Toc17969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8</w:t>
            </w:r>
            <w:r>
              <w:rPr>
                <w:rFonts w:cs="Times New Roman" w:hint="eastAsia"/>
                <w:color w:val="auto"/>
                <w:kern w:val="2"/>
                <w:sz w:val="28"/>
                <w:szCs w:val="24"/>
                <w:lang w:eastAsia="zh-CN"/>
              </w:rPr>
              <w:fldChar w:fldCharType="end"/>
            </w:r>
          </w:hyperlink>
        </w:p>
        <w:p w14:paraId="7F43E9F5"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21371" w:history="1">
            <w:r>
              <w:rPr>
                <w:rFonts w:cs="Times New Roman" w:hint="eastAsia"/>
                <w:color w:val="auto"/>
                <w:kern w:val="2"/>
                <w:sz w:val="28"/>
                <w:szCs w:val="24"/>
                <w:lang w:eastAsia="zh-CN"/>
              </w:rPr>
              <w:t xml:space="preserve">4.4 </w:t>
            </w:r>
            <w:r>
              <w:rPr>
                <w:rFonts w:cs="Times New Roman" w:hint="eastAsia"/>
                <w:color w:val="auto"/>
                <w:kern w:val="2"/>
                <w:sz w:val="28"/>
                <w:szCs w:val="24"/>
                <w:lang w:eastAsia="zh-CN"/>
              </w:rPr>
              <w:t>统分方法</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_Toc21371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8</w:t>
            </w:r>
            <w:r>
              <w:rPr>
                <w:rFonts w:cs="Times New Roman" w:hint="eastAsia"/>
                <w:color w:val="auto"/>
                <w:kern w:val="2"/>
                <w:sz w:val="28"/>
                <w:szCs w:val="24"/>
                <w:lang w:eastAsia="zh-CN"/>
              </w:rPr>
              <w:fldChar w:fldCharType="end"/>
            </w:r>
          </w:hyperlink>
        </w:p>
        <w:p w14:paraId="6B735AA1"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348" w:history="1">
            <w:r>
              <w:rPr>
                <w:rFonts w:cs="Times New Roman" w:hint="eastAsia"/>
                <w:color w:val="auto"/>
                <w:kern w:val="2"/>
                <w:sz w:val="28"/>
                <w:szCs w:val="24"/>
                <w:lang w:eastAsia="zh-CN"/>
              </w:rPr>
              <w:t xml:space="preserve">4.5 </w:t>
            </w:r>
            <w:r>
              <w:rPr>
                <w:rFonts w:cs="Times New Roman" w:hint="eastAsia"/>
                <w:color w:val="auto"/>
                <w:kern w:val="2"/>
                <w:sz w:val="28"/>
                <w:szCs w:val="24"/>
                <w:lang w:eastAsia="zh-CN"/>
              </w:rPr>
              <w:t>裁判构成和分组</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_Toc1348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8</w:t>
            </w:r>
            <w:r>
              <w:rPr>
                <w:rFonts w:cs="Times New Roman" w:hint="eastAsia"/>
                <w:color w:val="auto"/>
                <w:kern w:val="2"/>
                <w:sz w:val="28"/>
                <w:szCs w:val="24"/>
                <w:lang w:eastAsia="zh-CN"/>
              </w:rPr>
              <w:fldChar w:fldCharType="end"/>
            </w:r>
          </w:hyperlink>
        </w:p>
        <w:p w14:paraId="4368D1CB"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9523" w:history="1">
            <w:r>
              <w:rPr>
                <w:rFonts w:cs="Times New Roman" w:hint="eastAsia"/>
                <w:color w:val="auto"/>
                <w:kern w:val="2"/>
                <w:sz w:val="28"/>
                <w:szCs w:val="24"/>
                <w:lang w:eastAsia="zh-CN"/>
              </w:rPr>
              <w:t xml:space="preserve">4.5.1 </w:t>
            </w:r>
            <w:r>
              <w:rPr>
                <w:rFonts w:cs="Times New Roman" w:hint="eastAsia"/>
                <w:color w:val="auto"/>
                <w:kern w:val="2"/>
                <w:sz w:val="28"/>
                <w:szCs w:val="24"/>
                <w:lang w:eastAsia="zh-CN"/>
              </w:rPr>
              <w:t>裁判组</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_Toc9523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8</w:t>
            </w:r>
            <w:r>
              <w:rPr>
                <w:rFonts w:cs="Times New Roman" w:hint="eastAsia"/>
                <w:color w:val="auto"/>
                <w:kern w:val="2"/>
                <w:sz w:val="28"/>
                <w:szCs w:val="24"/>
                <w:lang w:eastAsia="zh-CN"/>
              </w:rPr>
              <w:fldChar w:fldCharType="end"/>
            </w:r>
          </w:hyperlink>
        </w:p>
        <w:p w14:paraId="2745239A"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424" w:history="1">
            <w:r>
              <w:rPr>
                <w:rFonts w:cs="Times New Roman" w:hint="eastAsia"/>
                <w:color w:val="auto"/>
                <w:kern w:val="2"/>
                <w:sz w:val="28"/>
                <w:szCs w:val="24"/>
                <w:lang w:eastAsia="zh-CN"/>
              </w:rPr>
              <w:t xml:space="preserve">4.5.2 </w:t>
            </w:r>
            <w:r>
              <w:rPr>
                <w:rFonts w:cs="Times New Roman" w:hint="eastAsia"/>
                <w:color w:val="auto"/>
                <w:kern w:val="2"/>
                <w:sz w:val="28"/>
                <w:szCs w:val="24"/>
                <w:lang w:eastAsia="zh-CN"/>
              </w:rPr>
              <w:t>裁判长任职条件</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_Toc1424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9</w:t>
            </w:r>
            <w:r>
              <w:rPr>
                <w:rFonts w:cs="Times New Roman" w:hint="eastAsia"/>
                <w:color w:val="auto"/>
                <w:kern w:val="2"/>
                <w:sz w:val="28"/>
                <w:szCs w:val="24"/>
                <w:lang w:eastAsia="zh-CN"/>
              </w:rPr>
              <w:fldChar w:fldCharType="end"/>
            </w:r>
          </w:hyperlink>
        </w:p>
        <w:p w14:paraId="22739008"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4763" w:history="1">
            <w:r>
              <w:rPr>
                <w:rFonts w:cs="Times New Roman" w:hint="eastAsia"/>
                <w:color w:val="auto"/>
                <w:kern w:val="2"/>
                <w:sz w:val="28"/>
                <w:szCs w:val="24"/>
                <w:lang w:eastAsia="zh-CN"/>
              </w:rPr>
              <w:t xml:space="preserve">4.5.3 </w:t>
            </w:r>
            <w:r>
              <w:rPr>
                <w:rFonts w:cs="Times New Roman" w:hint="eastAsia"/>
                <w:color w:val="auto"/>
                <w:kern w:val="2"/>
                <w:sz w:val="28"/>
                <w:szCs w:val="24"/>
                <w:lang w:eastAsia="zh-CN"/>
              </w:rPr>
              <w:t>裁判长职责</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_Toc14763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9</w:t>
            </w:r>
            <w:r>
              <w:rPr>
                <w:rFonts w:cs="Times New Roman" w:hint="eastAsia"/>
                <w:color w:val="auto"/>
                <w:kern w:val="2"/>
                <w:sz w:val="28"/>
                <w:szCs w:val="24"/>
                <w:lang w:eastAsia="zh-CN"/>
              </w:rPr>
              <w:fldChar w:fldCharType="end"/>
            </w:r>
          </w:hyperlink>
        </w:p>
        <w:p w14:paraId="46694884"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7345" w:history="1">
            <w:r>
              <w:rPr>
                <w:rFonts w:cs="Times New Roman" w:hint="eastAsia"/>
                <w:color w:val="auto"/>
                <w:kern w:val="2"/>
                <w:sz w:val="28"/>
                <w:szCs w:val="24"/>
                <w:lang w:eastAsia="zh-CN"/>
              </w:rPr>
              <w:t xml:space="preserve">4.5.4 </w:t>
            </w:r>
            <w:r>
              <w:rPr>
                <w:rFonts w:cs="Times New Roman" w:hint="eastAsia"/>
                <w:color w:val="auto"/>
                <w:kern w:val="2"/>
                <w:sz w:val="28"/>
                <w:szCs w:val="24"/>
                <w:lang w:eastAsia="zh-CN"/>
              </w:rPr>
              <w:t>裁判员职责</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_Toc7345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10</w:t>
            </w:r>
            <w:r>
              <w:rPr>
                <w:rFonts w:cs="Times New Roman" w:hint="eastAsia"/>
                <w:color w:val="auto"/>
                <w:kern w:val="2"/>
                <w:sz w:val="28"/>
                <w:szCs w:val="24"/>
                <w:lang w:eastAsia="zh-CN"/>
              </w:rPr>
              <w:fldChar w:fldCharType="end"/>
            </w:r>
          </w:hyperlink>
        </w:p>
        <w:p w14:paraId="500FBFFA"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4538" w:history="1">
            <w:r>
              <w:rPr>
                <w:rFonts w:cs="Times New Roman" w:hint="eastAsia"/>
                <w:color w:val="auto"/>
                <w:kern w:val="2"/>
                <w:sz w:val="28"/>
                <w:szCs w:val="24"/>
                <w:lang w:eastAsia="zh-CN"/>
              </w:rPr>
              <w:t xml:space="preserve">4.5.5 </w:t>
            </w:r>
            <w:r>
              <w:rPr>
                <w:rFonts w:cs="Times New Roman" w:hint="eastAsia"/>
                <w:color w:val="auto"/>
                <w:kern w:val="2"/>
                <w:sz w:val="28"/>
                <w:szCs w:val="24"/>
                <w:lang w:eastAsia="zh-CN"/>
              </w:rPr>
              <w:t>裁判评判工作及纪律要求</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_Toc14538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10</w:t>
            </w:r>
            <w:r>
              <w:rPr>
                <w:rFonts w:cs="Times New Roman" w:hint="eastAsia"/>
                <w:color w:val="auto"/>
                <w:kern w:val="2"/>
                <w:sz w:val="28"/>
                <w:szCs w:val="24"/>
                <w:lang w:eastAsia="zh-CN"/>
              </w:rPr>
              <w:fldChar w:fldCharType="end"/>
            </w:r>
          </w:hyperlink>
        </w:p>
        <w:p w14:paraId="0744B35D" w14:textId="77777777" w:rsidR="00E438C6" w:rsidRDefault="00E438C6">
          <w:pPr>
            <w:pStyle w:val="TOC1"/>
            <w:tabs>
              <w:tab w:val="right" w:leader="dot" w:pos="8312"/>
            </w:tabs>
            <w:spacing w:line="380" w:lineRule="exact"/>
            <w:ind w:firstLine="640"/>
            <w:rPr>
              <w:rFonts w:cs="Times New Roman"/>
              <w:color w:val="auto"/>
              <w:kern w:val="2"/>
              <w:sz w:val="28"/>
              <w:szCs w:val="24"/>
              <w:lang w:eastAsia="zh-CN"/>
            </w:rPr>
          </w:pPr>
          <w:hyperlink w:anchor="_Toc2928" w:history="1">
            <w:r>
              <w:rPr>
                <w:rFonts w:cs="Times New Roman" w:hint="eastAsia"/>
                <w:color w:val="auto"/>
                <w:kern w:val="2"/>
                <w:sz w:val="28"/>
                <w:szCs w:val="24"/>
                <w:lang w:eastAsia="zh-CN"/>
              </w:rPr>
              <w:t>5.</w:t>
            </w:r>
            <w:r>
              <w:rPr>
                <w:rFonts w:cs="Times New Roman" w:hint="eastAsia"/>
                <w:color w:val="auto"/>
                <w:kern w:val="2"/>
                <w:sz w:val="28"/>
                <w:szCs w:val="24"/>
                <w:lang w:eastAsia="zh-CN"/>
              </w:rPr>
              <w:t>竞赛相关设施设备</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_Toc2928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11</w:t>
            </w:r>
            <w:r>
              <w:rPr>
                <w:rFonts w:cs="Times New Roman" w:hint="eastAsia"/>
                <w:color w:val="auto"/>
                <w:kern w:val="2"/>
                <w:sz w:val="28"/>
                <w:szCs w:val="24"/>
                <w:lang w:eastAsia="zh-CN"/>
              </w:rPr>
              <w:fldChar w:fldCharType="end"/>
            </w:r>
          </w:hyperlink>
        </w:p>
        <w:p w14:paraId="71A1AC95"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31582" w:history="1">
            <w:r>
              <w:rPr>
                <w:rFonts w:cs="Times New Roman" w:hint="eastAsia"/>
                <w:color w:val="auto"/>
                <w:kern w:val="2"/>
                <w:sz w:val="28"/>
                <w:szCs w:val="24"/>
                <w:lang w:eastAsia="zh-CN"/>
              </w:rPr>
              <w:t xml:space="preserve">5.1 </w:t>
            </w:r>
            <w:r>
              <w:rPr>
                <w:rFonts w:cs="Times New Roman" w:hint="eastAsia"/>
                <w:color w:val="auto"/>
                <w:kern w:val="2"/>
                <w:sz w:val="28"/>
                <w:szCs w:val="24"/>
                <w:lang w:eastAsia="zh-CN"/>
              </w:rPr>
              <w:t>场地设备</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_Toc31582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11</w:t>
            </w:r>
            <w:r>
              <w:rPr>
                <w:rFonts w:cs="Times New Roman" w:hint="eastAsia"/>
                <w:color w:val="auto"/>
                <w:kern w:val="2"/>
                <w:sz w:val="28"/>
                <w:szCs w:val="24"/>
                <w:lang w:eastAsia="zh-CN"/>
              </w:rPr>
              <w:fldChar w:fldCharType="end"/>
            </w:r>
          </w:hyperlink>
        </w:p>
        <w:p w14:paraId="6266BA00"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7648" w:history="1">
            <w:r>
              <w:rPr>
                <w:rFonts w:cs="Times New Roman" w:hint="eastAsia"/>
                <w:color w:val="auto"/>
                <w:kern w:val="2"/>
                <w:sz w:val="28"/>
                <w:szCs w:val="24"/>
                <w:lang w:eastAsia="zh-CN"/>
              </w:rPr>
              <w:t xml:space="preserve">5.2 </w:t>
            </w:r>
            <w:r>
              <w:rPr>
                <w:rFonts w:cs="Times New Roman" w:hint="eastAsia"/>
                <w:color w:val="auto"/>
                <w:kern w:val="2"/>
                <w:sz w:val="28"/>
                <w:szCs w:val="24"/>
                <w:lang w:eastAsia="zh-CN"/>
              </w:rPr>
              <w:t>材料</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_Toc7648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11</w:t>
            </w:r>
            <w:r>
              <w:rPr>
                <w:rFonts w:cs="Times New Roman" w:hint="eastAsia"/>
                <w:color w:val="auto"/>
                <w:kern w:val="2"/>
                <w:sz w:val="28"/>
                <w:szCs w:val="24"/>
                <w:lang w:eastAsia="zh-CN"/>
              </w:rPr>
              <w:fldChar w:fldCharType="end"/>
            </w:r>
          </w:hyperlink>
        </w:p>
        <w:p w14:paraId="19FA852B"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8618" w:history="1">
            <w:r>
              <w:rPr>
                <w:rFonts w:cs="Times New Roman" w:hint="eastAsia"/>
                <w:color w:val="auto"/>
                <w:kern w:val="2"/>
                <w:sz w:val="28"/>
                <w:szCs w:val="24"/>
                <w:lang w:eastAsia="zh-CN"/>
              </w:rPr>
              <w:t xml:space="preserve">5.3 </w:t>
            </w:r>
            <w:r>
              <w:rPr>
                <w:rFonts w:cs="Times New Roman" w:hint="eastAsia"/>
                <w:color w:val="auto"/>
                <w:kern w:val="2"/>
                <w:sz w:val="28"/>
                <w:szCs w:val="24"/>
                <w:lang w:eastAsia="zh-CN"/>
              </w:rPr>
              <w:t>竞赛选手自备的设备和工具</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_Toc8618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12</w:t>
            </w:r>
            <w:r>
              <w:rPr>
                <w:rFonts w:cs="Times New Roman" w:hint="eastAsia"/>
                <w:color w:val="auto"/>
                <w:kern w:val="2"/>
                <w:sz w:val="28"/>
                <w:szCs w:val="24"/>
                <w:lang w:eastAsia="zh-CN"/>
              </w:rPr>
              <w:fldChar w:fldCharType="end"/>
            </w:r>
          </w:hyperlink>
        </w:p>
        <w:p w14:paraId="3AD37D11" w14:textId="77777777" w:rsidR="00E438C6" w:rsidRDefault="00E438C6">
          <w:pPr>
            <w:pStyle w:val="TOC2"/>
            <w:tabs>
              <w:tab w:val="right" w:leader="dot" w:pos="8312"/>
            </w:tabs>
            <w:spacing w:line="380" w:lineRule="exact"/>
            <w:ind w:left="640" w:firstLine="640"/>
            <w:rPr>
              <w:rFonts w:cs="Times New Roman"/>
              <w:color w:val="auto"/>
              <w:kern w:val="2"/>
              <w:sz w:val="28"/>
              <w:szCs w:val="24"/>
              <w:lang w:eastAsia="zh-CN"/>
            </w:rPr>
          </w:pPr>
          <w:hyperlink w:anchor="_Toc19918" w:history="1">
            <w:r>
              <w:rPr>
                <w:rFonts w:cs="Times New Roman" w:hint="eastAsia"/>
                <w:color w:val="auto"/>
                <w:kern w:val="2"/>
                <w:sz w:val="28"/>
                <w:szCs w:val="24"/>
                <w:lang w:eastAsia="zh-CN"/>
              </w:rPr>
              <w:t xml:space="preserve">5.4 </w:t>
            </w:r>
            <w:r>
              <w:rPr>
                <w:rFonts w:cs="Times New Roman" w:hint="eastAsia"/>
                <w:color w:val="auto"/>
                <w:kern w:val="2"/>
                <w:sz w:val="28"/>
                <w:szCs w:val="24"/>
                <w:lang w:eastAsia="zh-CN"/>
              </w:rPr>
              <w:t>竞赛场地禁止自带使用的设备和材料</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_Toc19918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12</w:t>
            </w:r>
            <w:r>
              <w:rPr>
                <w:rFonts w:cs="Times New Roman" w:hint="eastAsia"/>
                <w:color w:val="auto"/>
                <w:kern w:val="2"/>
                <w:sz w:val="28"/>
                <w:szCs w:val="24"/>
                <w:lang w:eastAsia="zh-CN"/>
              </w:rPr>
              <w:fldChar w:fldCharType="end"/>
            </w:r>
          </w:hyperlink>
        </w:p>
        <w:p w14:paraId="5E71C2BA" w14:textId="77777777" w:rsidR="00E438C6" w:rsidRDefault="00E438C6">
          <w:pPr>
            <w:pStyle w:val="TOC1"/>
            <w:tabs>
              <w:tab w:val="right" w:leader="dot" w:pos="8312"/>
            </w:tabs>
            <w:spacing w:line="380" w:lineRule="exact"/>
            <w:ind w:firstLine="640"/>
            <w:rPr>
              <w:rFonts w:cs="Times New Roman"/>
              <w:color w:val="auto"/>
              <w:kern w:val="2"/>
              <w:sz w:val="28"/>
              <w:szCs w:val="24"/>
              <w:lang w:eastAsia="zh-CN"/>
            </w:rPr>
          </w:pPr>
          <w:hyperlink w:anchor="_Toc30350" w:history="1">
            <w:r>
              <w:rPr>
                <w:rFonts w:cs="Times New Roman" w:hint="eastAsia"/>
                <w:color w:val="auto"/>
                <w:kern w:val="2"/>
                <w:sz w:val="28"/>
                <w:szCs w:val="24"/>
                <w:lang w:eastAsia="zh-CN"/>
              </w:rPr>
              <w:t>6.</w:t>
            </w:r>
            <w:r>
              <w:rPr>
                <w:rFonts w:cs="Times New Roman" w:hint="eastAsia"/>
                <w:color w:val="auto"/>
                <w:kern w:val="2"/>
                <w:sz w:val="28"/>
                <w:szCs w:val="24"/>
                <w:lang w:eastAsia="zh-CN"/>
              </w:rPr>
              <w:t>项目特别规定</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_Toc30350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12</w:t>
            </w:r>
            <w:r>
              <w:rPr>
                <w:rFonts w:cs="Times New Roman" w:hint="eastAsia"/>
                <w:color w:val="auto"/>
                <w:kern w:val="2"/>
                <w:sz w:val="28"/>
                <w:szCs w:val="24"/>
                <w:lang w:eastAsia="zh-CN"/>
              </w:rPr>
              <w:fldChar w:fldCharType="end"/>
            </w:r>
          </w:hyperlink>
        </w:p>
        <w:p w14:paraId="4D483355" w14:textId="77777777" w:rsidR="00E438C6" w:rsidRDefault="00E438C6">
          <w:pPr>
            <w:pStyle w:val="TOC1"/>
            <w:tabs>
              <w:tab w:val="right" w:leader="dot" w:pos="8312"/>
            </w:tabs>
            <w:spacing w:line="380" w:lineRule="exact"/>
            <w:ind w:firstLine="640"/>
            <w:rPr>
              <w:rFonts w:cs="Times New Roman"/>
              <w:color w:val="auto"/>
              <w:kern w:val="2"/>
              <w:sz w:val="28"/>
              <w:szCs w:val="24"/>
              <w:lang w:eastAsia="zh-CN"/>
            </w:rPr>
          </w:pPr>
          <w:hyperlink w:anchor="_Toc14775" w:history="1">
            <w:r>
              <w:rPr>
                <w:rFonts w:cs="Times New Roman" w:hint="eastAsia"/>
                <w:color w:val="auto"/>
                <w:kern w:val="2"/>
                <w:sz w:val="28"/>
                <w:szCs w:val="24"/>
                <w:lang w:eastAsia="zh-CN"/>
              </w:rPr>
              <w:t>7.</w:t>
            </w:r>
            <w:r>
              <w:rPr>
                <w:rFonts w:cs="Times New Roman" w:hint="eastAsia"/>
                <w:color w:val="auto"/>
                <w:kern w:val="2"/>
                <w:sz w:val="28"/>
                <w:szCs w:val="24"/>
                <w:lang w:eastAsia="zh-CN"/>
              </w:rPr>
              <w:t>赛场布局要求</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_Toc14775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14</w:t>
            </w:r>
            <w:r>
              <w:rPr>
                <w:rFonts w:cs="Times New Roman" w:hint="eastAsia"/>
                <w:color w:val="auto"/>
                <w:kern w:val="2"/>
                <w:sz w:val="28"/>
                <w:szCs w:val="24"/>
                <w:lang w:eastAsia="zh-CN"/>
              </w:rPr>
              <w:fldChar w:fldCharType="end"/>
            </w:r>
          </w:hyperlink>
        </w:p>
        <w:p w14:paraId="65E634F2" w14:textId="77777777" w:rsidR="00E438C6" w:rsidRDefault="00E438C6">
          <w:pPr>
            <w:pStyle w:val="TOC1"/>
            <w:tabs>
              <w:tab w:val="right" w:leader="dot" w:pos="8312"/>
            </w:tabs>
            <w:spacing w:line="380" w:lineRule="exact"/>
            <w:ind w:firstLine="640"/>
            <w:rPr>
              <w:rFonts w:cs="Times New Roman"/>
              <w:color w:val="auto"/>
              <w:kern w:val="2"/>
              <w:sz w:val="28"/>
              <w:szCs w:val="24"/>
              <w:lang w:eastAsia="zh-CN"/>
            </w:rPr>
          </w:pPr>
          <w:hyperlink w:anchor="_Toc10540" w:history="1">
            <w:r>
              <w:rPr>
                <w:rFonts w:cs="Times New Roman" w:hint="eastAsia"/>
                <w:color w:val="auto"/>
                <w:kern w:val="2"/>
                <w:sz w:val="28"/>
                <w:szCs w:val="24"/>
                <w:lang w:eastAsia="zh-CN"/>
              </w:rPr>
              <w:t>8.</w:t>
            </w:r>
            <w:r>
              <w:rPr>
                <w:rFonts w:cs="Times New Roman" w:hint="eastAsia"/>
                <w:color w:val="auto"/>
                <w:kern w:val="2"/>
                <w:sz w:val="28"/>
                <w:szCs w:val="24"/>
                <w:lang w:eastAsia="zh-CN"/>
              </w:rPr>
              <w:t>健康安全和绿色环保</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_Toc10540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14</w:t>
            </w:r>
            <w:r>
              <w:rPr>
                <w:rFonts w:cs="Times New Roman" w:hint="eastAsia"/>
                <w:color w:val="auto"/>
                <w:kern w:val="2"/>
                <w:sz w:val="28"/>
                <w:szCs w:val="24"/>
                <w:lang w:eastAsia="zh-CN"/>
              </w:rPr>
              <w:fldChar w:fldCharType="end"/>
            </w:r>
          </w:hyperlink>
        </w:p>
        <w:p w14:paraId="4B8A056D" w14:textId="77777777" w:rsidR="00E438C6" w:rsidRDefault="00E438C6">
          <w:pPr>
            <w:pStyle w:val="TOC1"/>
            <w:tabs>
              <w:tab w:val="right" w:leader="dot" w:pos="8312"/>
            </w:tabs>
            <w:spacing w:line="380" w:lineRule="exact"/>
            <w:ind w:firstLine="640"/>
            <w:rPr>
              <w:rFonts w:cs="Times New Roman"/>
              <w:color w:val="auto"/>
              <w:kern w:val="2"/>
              <w:sz w:val="28"/>
              <w:szCs w:val="24"/>
              <w:lang w:eastAsia="zh-CN"/>
            </w:rPr>
          </w:pPr>
          <w:hyperlink w:anchor="_Toc7278" w:history="1">
            <w:r>
              <w:rPr>
                <w:rFonts w:cs="Times New Roman" w:hint="eastAsia"/>
                <w:color w:val="auto"/>
                <w:kern w:val="2"/>
                <w:sz w:val="28"/>
                <w:szCs w:val="24"/>
                <w:lang w:eastAsia="zh-CN"/>
              </w:rPr>
              <w:t>9.</w:t>
            </w:r>
            <w:r>
              <w:rPr>
                <w:rFonts w:cs="Times New Roman" w:hint="eastAsia"/>
                <w:color w:val="auto"/>
                <w:kern w:val="2"/>
                <w:sz w:val="28"/>
                <w:szCs w:val="24"/>
                <w:lang w:eastAsia="zh-CN"/>
              </w:rPr>
              <w:t>开放赛场</w:t>
            </w:r>
            <w:r>
              <w:rPr>
                <w:rFonts w:cs="Times New Roman" w:hint="eastAsia"/>
                <w:color w:val="auto"/>
                <w:kern w:val="2"/>
                <w:sz w:val="28"/>
                <w:szCs w:val="24"/>
                <w:lang w:eastAsia="zh-CN"/>
              </w:rPr>
              <w:tab/>
            </w:r>
            <w:r>
              <w:rPr>
                <w:rFonts w:cs="Times New Roman" w:hint="eastAsia"/>
                <w:color w:val="auto"/>
                <w:kern w:val="2"/>
                <w:sz w:val="28"/>
                <w:szCs w:val="24"/>
                <w:lang w:eastAsia="zh-CN"/>
              </w:rPr>
              <w:fldChar w:fldCharType="begin"/>
            </w:r>
            <w:r>
              <w:rPr>
                <w:rFonts w:cs="Times New Roman" w:hint="eastAsia"/>
                <w:color w:val="auto"/>
                <w:kern w:val="2"/>
                <w:sz w:val="28"/>
                <w:szCs w:val="24"/>
                <w:lang w:eastAsia="zh-CN"/>
              </w:rPr>
              <w:instrText xml:space="preserve"> PAGEREF _Toc7278 \h </w:instrText>
            </w:r>
            <w:r>
              <w:rPr>
                <w:rFonts w:cs="Times New Roman" w:hint="eastAsia"/>
                <w:color w:val="auto"/>
                <w:kern w:val="2"/>
                <w:sz w:val="28"/>
                <w:szCs w:val="24"/>
                <w:lang w:eastAsia="zh-CN"/>
              </w:rPr>
            </w:r>
            <w:r>
              <w:rPr>
                <w:rFonts w:cs="Times New Roman" w:hint="eastAsia"/>
                <w:color w:val="auto"/>
                <w:kern w:val="2"/>
                <w:sz w:val="28"/>
                <w:szCs w:val="24"/>
                <w:lang w:eastAsia="zh-CN"/>
              </w:rPr>
              <w:fldChar w:fldCharType="separate"/>
            </w:r>
            <w:r>
              <w:rPr>
                <w:rFonts w:cs="Times New Roman" w:hint="eastAsia"/>
                <w:color w:val="auto"/>
                <w:kern w:val="2"/>
                <w:sz w:val="28"/>
                <w:szCs w:val="24"/>
                <w:lang w:eastAsia="zh-CN"/>
              </w:rPr>
              <w:t>15</w:t>
            </w:r>
            <w:r>
              <w:rPr>
                <w:rFonts w:cs="Times New Roman" w:hint="eastAsia"/>
                <w:color w:val="auto"/>
                <w:kern w:val="2"/>
                <w:sz w:val="28"/>
                <w:szCs w:val="24"/>
                <w:lang w:eastAsia="zh-CN"/>
              </w:rPr>
              <w:fldChar w:fldCharType="end"/>
            </w:r>
          </w:hyperlink>
        </w:p>
        <w:p w14:paraId="08FEF474" w14:textId="77777777" w:rsidR="00E438C6" w:rsidRDefault="00000000">
          <w:pPr>
            <w:ind w:firstLine="560"/>
            <w:rPr>
              <w:rFonts w:cs="Times New Roman"/>
              <w:color w:val="auto"/>
              <w:kern w:val="2"/>
              <w:sz w:val="28"/>
              <w:szCs w:val="24"/>
              <w:lang w:eastAsia="zh-CN"/>
            </w:rPr>
          </w:pPr>
          <w:r>
            <w:rPr>
              <w:rFonts w:cs="Times New Roman" w:hint="eastAsia"/>
              <w:color w:val="auto"/>
              <w:kern w:val="2"/>
              <w:sz w:val="28"/>
              <w:szCs w:val="24"/>
              <w:lang w:eastAsia="zh-CN"/>
            </w:rPr>
            <w:fldChar w:fldCharType="end"/>
          </w:r>
        </w:p>
      </w:sdtContent>
    </w:sdt>
    <w:p w14:paraId="37F4AF0D" w14:textId="77777777" w:rsidR="00E438C6" w:rsidRDefault="00000000">
      <w:pPr>
        <w:pStyle w:val="1"/>
        <w:spacing w:before="120" w:after="120"/>
        <w:rPr>
          <w:lang w:eastAsia="zh-CN"/>
        </w:rPr>
      </w:pPr>
      <w:bookmarkStart w:id="10" w:name="_Toc1116847761"/>
      <w:bookmarkStart w:id="11" w:name="_Toc1423258369"/>
      <w:bookmarkStart w:id="12" w:name="_Toc1866368335"/>
      <w:bookmarkStart w:id="13" w:name="_Toc2088809887"/>
      <w:bookmarkStart w:id="14" w:name="_Toc31980"/>
      <w:r>
        <w:rPr>
          <w:lang w:eastAsia="zh-CN"/>
        </w:rPr>
        <w:lastRenderedPageBreak/>
        <w:t>1.</w:t>
      </w:r>
      <w:r>
        <w:rPr>
          <w:lang w:eastAsia="zh-CN"/>
        </w:rPr>
        <w:t>项目简介</w:t>
      </w:r>
      <w:bookmarkEnd w:id="10"/>
      <w:bookmarkEnd w:id="11"/>
      <w:bookmarkEnd w:id="12"/>
      <w:bookmarkEnd w:id="13"/>
      <w:bookmarkEnd w:id="14"/>
    </w:p>
    <w:p w14:paraId="40EC664E" w14:textId="77777777" w:rsidR="00E438C6" w:rsidRDefault="00000000">
      <w:pPr>
        <w:pStyle w:val="21"/>
        <w:spacing w:before="120" w:after="120"/>
        <w:rPr>
          <w:lang w:eastAsia="zh-CN"/>
        </w:rPr>
      </w:pPr>
      <w:bookmarkStart w:id="15" w:name="_Toc2049835939"/>
      <w:bookmarkStart w:id="16" w:name="_Toc595217087"/>
      <w:bookmarkStart w:id="17" w:name="_Toc417974624"/>
      <w:bookmarkStart w:id="18" w:name="_Toc206788688"/>
      <w:bookmarkStart w:id="19" w:name="_Toc31477"/>
      <w:proofErr w:type="gramStart"/>
      <w:r>
        <w:rPr>
          <w:lang w:eastAsia="zh-CN"/>
        </w:rPr>
        <w:t xml:space="preserve">1.1 </w:t>
      </w:r>
      <w:r>
        <w:rPr>
          <w:lang w:eastAsia="zh-CN"/>
        </w:rPr>
        <w:t>项目</w:t>
      </w:r>
      <w:proofErr w:type="gramEnd"/>
      <w:r>
        <w:rPr>
          <w:lang w:eastAsia="zh-CN"/>
        </w:rPr>
        <w:t>描述</w:t>
      </w:r>
      <w:bookmarkEnd w:id="15"/>
      <w:bookmarkEnd w:id="16"/>
      <w:bookmarkEnd w:id="17"/>
      <w:bookmarkEnd w:id="18"/>
      <w:bookmarkEnd w:id="19"/>
    </w:p>
    <w:p w14:paraId="481D9D58" w14:textId="77777777" w:rsidR="00E438C6" w:rsidRPr="001505CC" w:rsidRDefault="00000000">
      <w:pPr>
        <w:ind w:firstLine="560"/>
        <w:rPr>
          <w:sz w:val="28"/>
          <w:szCs w:val="28"/>
          <w:lang w:eastAsia="zh-CN"/>
          <w:rPrChange w:id="20" w:author="y 19" w:date="2026-07-21T16:44:00Z" w16du:dateUtc="2026-07-21T08:44:00Z">
            <w:rPr>
              <w:lang w:eastAsia="zh-CN"/>
            </w:rPr>
          </w:rPrChange>
        </w:rPr>
      </w:pPr>
      <w:r w:rsidRPr="001505CC">
        <w:rPr>
          <w:sz w:val="28"/>
          <w:szCs w:val="28"/>
          <w:lang w:eastAsia="zh-CN"/>
          <w:rPrChange w:id="21" w:author="y 19" w:date="2026-07-21T16:44:00Z" w16du:dateUtc="2026-07-21T08:44:00Z">
            <w:rPr>
              <w:lang w:eastAsia="zh-CN"/>
            </w:rPr>
          </w:rPrChange>
        </w:rPr>
        <w:t>本项目技术工作文件（技术描述）是对本竞赛项目内容的框架性描述，正式比赛内容及要求以竞赛最终公布的赛题为准。</w:t>
      </w:r>
    </w:p>
    <w:p w14:paraId="332A1F19" w14:textId="77777777" w:rsidR="00E438C6" w:rsidRPr="001505CC" w:rsidRDefault="00000000">
      <w:pPr>
        <w:ind w:firstLine="560"/>
        <w:rPr>
          <w:sz w:val="28"/>
          <w:szCs w:val="28"/>
          <w:lang w:eastAsia="zh-CN"/>
          <w:rPrChange w:id="22" w:author="y 19" w:date="2026-07-21T16:44:00Z" w16du:dateUtc="2026-07-21T08:44:00Z">
            <w:rPr>
              <w:lang w:eastAsia="zh-CN"/>
            </w:rPr>
          </w:rPrChange>
        </w:rPr>
      </w:pPr>
      <w:r w:rsidRPr="001505CC">
        <w:rPr>
          <w:sz w:val="28"/>
          <w:szCs w:val="28"/>
          <w:lang w:eastAsia="zh-CN"/>
          <w:rPrChange w:id="23" w:author="y 19" w:date="2026-07-21T16:44:00Z" w16du:dateUtc="2026-07-21T08:44:00Z">
            <w:rPr>
              <w:lang w:eastAsia="zh-CN"/>
            </w:rPr>
          </w:rPrChange>
        </w:rPr>
        <w:t>印制电路制作工（职业编码</w:t>
      </w:r>
      <w:r w:rsidRPr="001505CC">
        <w:rPr>
          <w:sz w:val="28"/>
          <w:szCs w:val="28"/>
          <w:lang w:eastAsia="zh-CN"/>
          <w:rPrChange w:id="24" w:author="y 19" w:date="2026-07-21T16:44:00Z" w16du:dateUtc="2026-07-21T08:44:00Z">
            <w:rPr>
              <w:lang w:eastAsia="zh-CN"/>
            </w:rPr>
          </w:rPrChange>
        </w:rPr>
        <w:t>6-25-01-13</w:t>
      </w:r>
      <w:r w:rsidRPr="001505CC">
        <w:rPr>
          <w:sz w:val="28"/>
          <w:szCs w:val="28"/>
          <w:lang w:eastAsia="zh-CN"/>
          <w:rPrChange w:id="25" w:author="y 19" w:date="2026-07-21T16:44:00Z" w16du:dateUtc="2026-07-21T08:44:00Z">
            <w:rPr>
              <w:lang w:eastAsia="zh-CN"/>
            </w:rPr>
          </w:rPrChange>
        </w:rPr>
        <w:t>）是电子信息产业的基础工种之一，其核心工作涵盖印制电路板（</w:t>
      </w:r>
      <w:r w:rsidRPr="001505CC">
        <w:rPr>
          <w:sz w:val="28"/>
          <w:szCs w:val="28"/>
          <w:lang w:eastAsia="zh-CN"/>
          <w:rPrChange w:id="26" w:author="y 19" w:date="2026-07-21T16:44:00Z" w16du:dateUtc="2026-07-21T08:44:00Z">
            <w:rPr>
              <w:lang w:eastAsia="zh-CN"/>
            </w:rPr>
          </w:rPrChange>
        </w:rPr>
        <w:t>PCB</w:t>
      </w:r>
      <w:r w:rsidRPr="001505CC">
        <w:rPr>
          <w:sz w:val="28"/>
          <w:szCs w:val="28"/>
          <w:lang w:eastAsia="zh-CN"/>
          <w:rPrChange w:id="27" w:author="y 19" w:date="2026-07-21T16:44:00Z" w16du:dateUtc="2026-07-21T08:44:00Z">
            <w:rPr>
              <w:lang w:eastAsia="zh-CN"/>
            </w:rPr>
          </w:rPrChange>
        </w:rPr>
        <w:t>）的设计、工艺审核、制造过程控制与成品质量检测。项目面向江西省</w:t>
      </w:r>
      <w:proofErr w:type="gramStart"/>
      <w:r w:rsidRPr="001505CC">
        <w:rPr>
          <w:sz w:val="28"/>
          <w:szCs w:val="28"/>
          <w:lang w:eastAsia="zh-CN"/>
          <w:rPrChange w:id="28" w:author="y 19" w:date="2026-07-21T16:44:00Z" w16du:dateUtc="2026-07-21T08:44:00Z">
            <w:rPr>
              <w:lang w:eastAsia="zh-CN"/>
            </w:rPr>
          </w:rPrChange>
        </w:rPr>
        <w:t>"</w:t>
      </w:r>
      <w:r w:rsidRPr="001505CC">
        <w:rPr>
          <w:sz w:val="28"/>
          <w:szCs w:val="28"/>
          <w:lang w:eastAsia="zh-CN"/>
          <w:rPrChange w:id="29" w:author="y 19" w:date="2026-07-21T16:44:00Z" w16du:dateUtc="2026-07-21T08:44:00Z">
            <w:rPr>
              <w:lang w:eastAsia="zh-CN"/>
            </w:rPr>
          </w:rPrChange>
        </w:rPr>
        <w:t>振兴杯</w:t>
      </w:r>
      <w:r w:rsidRPr="001505CC">
        <w:rPr>
          <w:sz w:val="28"/>
          <w:szCs w:val="28"/>
          <w:lang w:eastAsia="zh-CN"/>
          <w:rPrChange w:id="30" w:author="y 19" w:date="2026-07-21T16:44:00Z" w16du:dateUtc="2026-07-21T08:44:00Z">
            <w:rPr>
              <w:lang w:eastAsia="zh-CN"/>
            </w:rPr>
          </w:rPrChange>
        </w:rPr>
        <w:t>"</w:t>
      </w:r>
      <w:proofErr w:type="gramEnd"/>
      <w:r w:rsidRPr="001505CC">
        <w:rPr>
          <w:sz w:val="28"/>
          <w:szCs w:val="28"/>
          <w:lang w:eastAsia="zh-CN"/>
          <w:rPrChange w:id="31" w:author="y 19" w:date="2026-07-21T16:44:00Z" w16du:dateUtc="2026-07-21T08:44:00Z">
            <w:rPr>
              <w:lang w:eastAsia="zh-CN"/>
            </w:rPr>
          </w:rPrChange>
        </w:rPr>
        <w:t>职业技能大赛</w:t>
      </w:r>
      <w:proofErr w:type="gramStart"/>
      <w:r w:rsidRPr="001505CC">
        <w:rPr>
          <w:sz w:val="28"/>
          <w:szCs w:val="28"/>
          <w:lang w:eastAsia="zh-CN"/>
          <w:rPrChange w:id="32" w:author="y 19" w:date="2026-07-21T16:44:00Z" w16du:dateUtc="2026-07-21T08:44:00Z">
            <w:rPr>
              <w:lang w:eastAsia="zh-CN"/>
            </w:rPr>
          </w:rPrChange>
        </w:rPr>
        <w:t>"</w:t>
      </w:r>
      <w:r w:rsidRPr="001505CC">
        <w:rPr>
          <w:sz w:val="28"/>
          <w:szCs w:val="28"/>
          <w:lang w:eastAsia="zh-CN"/>
          <w:rPrChange w:id="33" w:author="y 19" w:date="2026-07-21T16:44:00Z" w16du:dateUtc="2026-07-21T08:44:00Z">
            <w:rPr>
              <w:lang w:eastAsia="zh-CN"/>
            </w:rPr>
          </w:rPrChange>
        </w:rPr>
        <w:t>印制</w:t>
      </w:r>
      <w:proofErr w:type="gramEnd"/>
      <w:r w:rsidRPr="001505CC">
        <w:rPr>
          <w:sz w:val="28"/>
          <w:szCs w:val="28"/>
          <w:lang w:eastAsia="zh-CN"/>
          <w:rPrChange w:id="34" w:author="y 19" w:date="2026-07-21T16:44:00Z" w16du:dateUtc="2026-07-21T08:44:00Z">
            <w:rPr>
              <w:lang w:eastAsia="zh-CN"/>
            </w:rPr>
          </w:rPrChange>
        </w:rPr>
        <w:t>电路制作</w:t>
      </w:r>
      <w:proofErr w:type="gramStart"/>
      <w:r w:rsidRPr="001505CC">
        <w:rPr>
          <w:sz w:val="28"/>
          <w:szCs w:val="28"/>
          <w:lang w:eastAsia="zh-CN"/>
          <w:rPrChange w:id="35" w:author="y 19" w:date="2026-07-21T16:44:00Z" w16du:dateUtc="2026-07-21T08:44:00Z">
            <w:rPr>
              <w:lang w:eastAsia="zh-CN"/>
            </w:rPr>
          </w:rPrChange>
        </w:rPr>
        <w:t>工</w:t>
      </w:r>
      <w:r w:rsidRPr="001505CC">
        <w:rPr>
          <w:sz w:val="28"/>
          <w:szCs w:val="28"/>
          <w:lang w:eastAsia="zh-CN"/>
          <w:rPrChange w:id="36" w:author="y 19" w:date="2026-07-21T16:44:00Z" w16du:dateUtc="2026-07-21T08:44:00Z">
            <w:rPr>
              <w:lang w:eastAsia="zh-CN"/>
            </w:rPr>
          </w:rPrChange>
        </w:rPr>
        <w:t>"</w:t>
      </w:r>
      <w:proofErr w:type="gramEnd"/>
      <w:r w:rsidRPr="001505CC">
        <w:rPr>
          <w:sz w:val="28"/>
          <w:szCs w:val="28"/>
          <w:lang w:eastAsia="zh-CN"/>
          <w:rPrChange w:id="37" w:author="y 19" w:date="2026-07-21T16:44:00Z" w16du:dateUtc="2026-07-21T08:44:00Z">
            <w:rPr>
              <w:lang w:eastAsia="zh-CN"/>
            </w:rPr>
          </w:rPrChange>
        </w:rPr>
        <w:t>赛项，通过</w:t>
      </w:r>
      <w:r w:rsidRPr="001505CC">
        <w:rPr>
          <w:rFonts w:hint="eastAsia"/>
          <w:sz w:val="28"/>
          <w:szCs w:val="28"/>
          <w:lang w:eastAsia="zh-CN"/>
          <w:rPrChange w:id="38" w:author="y 19" w:date="2026-07-21T16:44:00Z" w16du:dateUtc="2026-07-21T08:44:00Z">
            <w:rPr>
              <w:rFonts w:hint="eastAsia"/>
              <w:lang w:eastAsia="zh-CN"/>
            </w:rPr>
          </w:rPrChange>
        </w:rPr>
        <w:t>理论测试、</w:t>
      </w:r>
      <w:r w:rsidRPr="001505CC">
        <w:rPr>
          <w:sz w:val="28"/>
          <w:szCs w:val="28"/>
          <w:lang w:eastAsia="zh-CN"/>
          <w:rPrChange w:id="39" w:author="y 19" w:date="2026-07-21T16:44:00Z" w16du:dateUtc="2026-07-21T08:44:00Z">
            <w:rPr>
              <w:lang w:eastAsia="zh-CN"/>
            </w:rPr>
          </w:rPrChange>
        </w:rPr>
        <w:t>EDA</w:t>
      </w:r>
      <w:r w:rsidRPr="001505CC">
        <w:rPr>
          <w:sz w:val="28"/>
          <w:szCs w:val="28"/>
          <w:lang w:eastAsia="zh-CN"/>
          <w:rPrChange w:id="40" w:author="y 19" w:date="2026-07-21T16:44:00Z" w16du:dateUtc="2026-07-21T08:44:00Z">
            <w:rPr>
              <w:lang w:eastAsia="zh-CN"/>
            </w:rPr>
          </w:rPrChange>
        </w:rPr>
        <w:t>工程设计、</w:t>
      </w:r>
      <w:r w:rsidRPr="001505CC">
        <w:rPr>
          <w:sz w:val="28"/>
          <w:szCs w:val="28"/>
          <w:lang w:eastAsia="zh-CN"/>
          <w:rPrChange w:id="41" w:author="y 19" w:date="2026-07-21T16:44:00Z" w16du:dateUtc="2026-07-21T08:44:00Z">
            <w:rPr>
              <w:lang w:eastAsia="zh-CN"/>
            </w:rPr>
          </w:rPrChange>
        </w:rPr>
        <w:t>CAM</w:t>
      </w:r>
      <w:r w:rsidRPr="001505CC">
        <w:rPr>
          <w:sz w:val="28"/>
          <w:szCs w:val="28"/>
          <w:lang w:eastAsia="zh-CN"/>
          <w:rPrChange w:id="42" w:author="y 19" w:date="2026-07-21T16:44:00Z" w16du:dateUtc="2026-07-21T08:44:00Z">
            <w:rPr>
              <w:lang w:eastAsia="zh-CN"/>
            </w:rPr>
          </w:rPrChange>
        </w:rPr>
        <w:t>工艺审核和成品板检测</w:t>
      </w:r>
      <w:r w:rsidRPr="001505CC">
        <w:rPr>
          <w:rFonts w:hint="eastAsia"/>
          <w:sz w:val="28"/>
          <w:szCs w:val="28"/>
          <w:lang w:eastAsia="zh-CN"/>
          <w:rPrChange w:id="43" w:author="y 19" w:date="2026-07-21T16:44:00Z" w16du:dateUtc="2026-07-21T08:44:00Z">
            <w:rPr>
              <w:rFonts w:hint="eastAsia"/>
              <w:lang w:eastAsia="zh-CN"/>
            </w:rPr>
          </w:rPrChange>
        </w:rPr>
        <w:t>四</w:t>
      </w:r>
      <w:r w:rsidRPr="001505CC">
        <w:rPr>
          <w:sz w:val="28"/>
          <w:szCs w:val="28"/>
          <w:lang w:eastAsia="zh-CN"/>
          <w:rPrChange w:id="44" w:author="y 19" w:date="2026-07-21T16:44:00Z" w16du:dateUtc="2026-07-21T08:44:00Z">
            <w:rPr>
              <w:lang w:eastAsia="zh-CN"/>
            </w:rPr>
          </w:rPrChange>
        </w:rPr>
        <w:t>个核心环节，全面检验印制电路制作工的综合职业能力。</w:t>
      </w:r>
    </w:p>
    <w:p w14:paraId="71F7CBA9" w14:textId="77777777" w:rsidR="00E438C6" w:rsidRPr="001505CC" w:rsidRDefault="00000000">
      <w:pPr>
        <w:ind w:firstLine="560"/>
        <w:rPr>
          <w:sz w:val="28"/>
          <w:szCs w:val="28"/>
          <w:lang w:eastAsia="zh-CN"/>
          <w:rPrChange w:id="45" w:author="y 19" w:date="2026-07-21T16:44:00Z" w16du:dateUtc="2026-07-21T08:44:00Z">
            <w:rPr>
              <w:lang w:eastAsia="zh-CN"/>
            </w:rPr>
          </w:rPrChange>
        </w:rPr>
      </w:pPr>
      <w:r w:rsidRPr="001505CC">
        <w:rPr>
          <w:sz w:val="28"/>
          <w:szCs w:val="28"/>
          <w:lang w:eastAsia="zh-CN"/>
          <w:rPrChange w:id="46" w:author="y 19" w:date="2026-07-21T16:44:00Z" w16du:dateUtc="2026-07-21T08:44:00Z">
            <w:rPr>
              <w:lang w:eastAsia="zh-CN"/>
            </w:rPr>
          </w:rPrChange>
        </w:rPr>
        <w:t>竞赛内容选择能反映</w:t>
      </w:r>
      <w:r w:rsidRPr="001505CC">
        <w:rPr>
          <w:sz w:val="28"/>
          <w:szCs w:val="28"/>
          <w:lang w:eastAsia="zh-CN"/>
          <w:rPrChange w:id="47" w:author="y 19" w:date="2026-07-21T16:44:00Z" w16du:dateUtc="2026-07-21T08:44:00Z">
            <w:rPr>
              <w:lang w:eastAsia="zh-CN"/>
            </w:rPr>
          </w:rPrChange>
        </w:rPr>
        <w:t>PCB</w:t>
      </w:r>
      <w:r w:rsidRPr="001505CC">
        <w:rPr>
          <w:sz w:val="28"/>
          <w:szCs w:val="28"/>
          <w:lang w:eastAsia="zh-CN"/>
          <w:rPrChange w:id="48" w:author="y 19" w:date="2026-07-21T16:44:00Z" w16du:dateUtc="2026-07-21T08:44:00Z">
            <w:rPr>
              <w:lang w:eastAsia="zh-CN"/>
            </w:rPr>
          </w:rPrChange>
        </w:rPr>
        <w:t>设计、工艺审核和质量检测</w:t>
      </w:r>
      <w:r w:rsidRPr="001505CC">
        <w:rPr>
          <w:rFonts w:hint="eastAsia"/>
          <w:sz w:val="28"/>
          <w:szCs w:val="28"/>
          <w:lang w:eastAsia="zh-CN"/>
          <w:rPrChange w:id="49" w:author="y 19" w:date="2026-07-21T16:44:00Z" w16du:dateUtc="2026-07-21T08:44:00Z">
            <w:rPr>
              <w:rFonts w:hint="eastAsia"/>
              <w:lang w:eastAsia="zh-CN"/>
            </w:rPr>
          </w:rPrChange>
        </w:rPr>
        <w:t>等</w:t>
      </w:r>
      <w:r w:rsidRPr="001505CC">
        <w:rPr>
          <w:sz w:val="28"/>
          <w:szCs w:val="28"/>
          <w:lang w:eastAsia="zh-CN"/>
          <w:rPrChange w:id="50" w:author="y 19" w:date="2026-07-21T16:44:00Z" w16du:dateUtc="2026-07-21T08:44:00Z">
            <w:rPr>
              <w:lang w:eastAsia="zh-CN"/>
            </w:rPr>
          </w:rPrChange>
        </w:rPr>
        <w:t>关键技能的工作任务，要求选手在规定时间内完成</w:t>
      </w:r>
      <w:r w:rsidRPr="001505CC">
        <w:rPr>
          <w:rFonts w:hint="eastAsia"/>
          <w:sz w:val="28"/>
          <w:szCs w:val="28"/>
          <w:lang w:eastAsia="zh-CN"/>
          <w:rPrChange w:id="51" w:author="y 19" w:date="2026-07-21T16:44:00Z" w16du:dateUtc="2026-07-21T08:44:00Z">
            <w:rPr>
              <w:rFonts w:hint="eastAsia"/>
              <w:lang w:eastAsia="zh-CN"/>
            </w:rPr>
          </w:rPrChange>
        </w:rPr>
        <w:t>理论测试及</w:t>
      </w:r>
      <w:r w:rsidRPr="001505CC">
        <w:rPr>
          <w:sz w:val="28"/>
          <w:szCs w:val="28"/>
          <w:lang w:eastAsia="zh-CN"/>
          <w:rPrChange w:id="52" w:author="y 19" w:date="2026-07-21T16:44:00Z" w16du:dateUtc="2026-07-21T08:44:00Z">
            <w:rPr>
              <w:lang w:eastAsia="zh-CN"/>
            </w:rPr>
          </w:rPrChange>
        </w:rPr>
        <w:t>原理图</w:t>
      </w:r>
      <w:r w:rsidRPr="001505CC">
        <w:rPr>
          <w:rFonts w:hint="eastAsia"/>
          <w:sz w:val="28"/>
          <w:szCs w:val="28"/>
          <w:lang w:eastAsia="zh-CN"/>
          <w:rPrChange w:id="53" w:author="y 19" w:date="2026-07-21T16:44:00Z" w16du:dateUtc="2026-07-21T08:44:00Z">
            <w:rPr>
              <w:rFonts w:hint="eastAsia"/>
              <w:lang w:eastAsia="zh-CN"/>
            </w:rPr>
          </w:rPrChange>
        </w:rPr>
        <w:t>理解</w:t>
      </w:r>
      <w:r w:rsidRPr="001505CC">
        <w:rPr>
          <w:sz w:val="28"/>
          <w:szCs w:val="28"/>
          <w:lang w:eastAsia="zh-CN"/>
          <w:rPrChange w:id="54" w:author="y 19" w:date="2026-07-21T16:44:00Z" w16du:dateUtc="2026-07-21T08:44:00Z">
            <w:rPr>
              <w:lang w:eastAsia="zh-CN"/>
            </w:rPr>
          </w:rPrChange>
        </w:rPr>
        <w:t>、</w:t>
      </w:r>
      <w:r w:rsidRPr="001505CC">
        <w:rPr>
          <w:sz w:val="28"/>
          <w:szCs w:val="28"/>
          <w:lang w:eastAsia="zh-CN"/>
          <w:rPrChange w:id="55" w:author="y 19" w:date="2026-07-21T16:44:00Z" w16du:dateUtc="2026-07-21T08:44:00Z">
            <w:rPr>
              <w:lang w:eastAsia="zh-CN"/>
            </w:rPr>
          </w:rPrChange>
        </w:rPr>
        <w:t>PCB</w:t>
      </w:r>
      <w:r w:rsidRPr="001505CC">
        <w:rPr>
          <w:sz w:val="28"/>
          <w:szCs w:val="28"/>
          <w:lang w:eastAsia="zh-CN"/>
          <w:rPrChange w:id="56" w:author="y 19" w:date="2026-07-21T16:44:00Z" w16du:dateUtc="2026-07-21T08:44:00Z">
            <w:rPr>
              <w:lang w:eastAsia="zh-CN"/>
            </w:rPr>
          </w:rPrChange>
        </w:rPr>
        <w:t>布局布线、</w:t>
      </w:r>
      <w:r w:rsidRPr="001505CC">
        <w:rPr>
          <w:sz w:val="28"/>
          <w:szCs w:val="28"/>
          <w:lang w:eastAsia="zh-CN"/>
          <w:rPrChange w:id="57" w:author="y 19" w:date="2026-07-21T16:44:00Z" w16du:dateUtc="2026-07-21T08:44:00Z">
            <w:rPr>
              <w:lang w:eastAsia="zh-CN"/>
            </w:rPr>
          </w:rPrChange>
        </w:rPr>
        <w:t>Gerber</w:t>
      </w:r>
      <w:r w:rsidRPr="001505CC">
        <w:rPr>
          <w:sz w:val="28"/>
          <w:szCs w:val="28"/>
          <w:lang w:eastAsia="zh-CN"/>
          <w:rPrChange w:id="58" w:author="y 19" w:date="2026-07-21T16:44:00Z" w16du:dateUtc="2026-07-21T08:44:00Z">
            <w:rPr>
              <w:lang w:eastAsia="zh-CN"/>
            </w:rPr>
          </w:rPrChange>
        </w:rPr>
        <w:t>文件</w:t>
      </w:r>
      <w:r w:rsidRPr="001505CC">
        <w:rPr>
          <w:sz w:val="28"/>
          <w:szCs w:val="28"/>
          <w:lang w:eastAsia="zh-CN"/>
          <w:rPrChange w:id="59" w:author="y 19" w:date="2026-07-21T16:44:00Z" w16du:dateUtc="2026-07-21T08:44:00Z">
            <w:rPr>
              <w:lang w:eastAsia="zh-CN"/>
            </w:rPr>
          </w:rPrChange>
        </w:rPr>
        <w:t>DFM</w:t>
      </w:r>
      <w:r w:rsidRPr="001505CC">
        <w:rPr>
          <w:sz w:val="28"/>
          <w:szCs w:val="28"/>
          <w:lang w:eastAsia="zh-CN"/>
          <w:rPrChange w:id="60" w:author="y 19" w:date="2026-07-21T16:44:00Z" w16du:dateUtc="2026-07-21T08:44:00Z">
            <w:rPr>
              <w:lang w:eastAsia="zh-CN"/>
            </w:rPr>
          </w:rPrChange>
        </w:rPr>
        <w:t>审核、缺陷板检测与判定等实操任务。通过</w:t>
      </w:r>
      <w:proofErr w:type="gramStart"/>
      <w:r w:rsidRPr="001505CC">
        <w:rPr>
          <w:sz w:val="28"/>
          <w:szCs w:val="28"/>
          <w:lang w:eastAsia="zh-CN"/>
          <w:rPrChange w:id="61" w:author="y 19" w:date="2026-07-21T16:44:00Z" w16du:dateUtc="2026-07-21T08:44:00Z">
            <w:rPr>
              <w:lang w:eastAsia="zh-CN"/>
            </w:rPr>
          </w:rPrChange>
        </w:rPr>
        <w:t>"</w:t>
      </w:r>
      <w:r w:rsidRPr="001505CC">
        <w:rPr>
          <w:sz w:val="28"/>
          <w:szCs w:val="28"/>
          <w:lang w:eastAsia="zh-CN"/>
          <w:rPrChange w:id="62" w:author="y 19" w:date="2026-07-21T16:44:00Z" w16du:dateUtc="2026-07-21T08:44:00Z">
            <w:rPr>
              <w:lang w:eastAsia="zh-CN"/>
            </w:rPr>
          </w:rPrChange>
        </w:rPr>
        <w:t>设计</w:t>
      </w:r>
      <w:proofErr w:type="gramEnd"/>
      <w:r w:rsidRPr="001505CC">
        <w:rPr>
          <w:sz w:val="28"/>
          <w:szCs w:val="28"/>
          <w:lang w:eastAsia="zh-CN"/>
          <w:rPrChange w:id="63" w:author="y 19" w:date="2026-07-21T16:44:00Z" w16du:dateUtc="2026-07-21T08:44:00Z">
            <w:rPr>
              <w:lang w:eastAsia="zh-CN"/>
            </w:rPr>
          </w:rPrChange>
        </w:rPr>
        <w:t>+</w:t>
      </w:r>
      <w:r w:rsidRPr="001505CC">
        <w:rPr>
          <w:sz w:val="28"/>
          <w:szCs w:val="28"/>
          <w:lang w:eastAsia="zh-CN"/>
          <w:rPrChange w:id="64" w:author="y 19" w:date="2026-07-21T16:44:00Z" w16du:dateUtc="2026-07-21T08:44:00Z">
            <w:rPr>
              <w:lang w:eastAsia="zh-CN"/>
            </w:rPr>
          </w:rPrChange>
        </w:rPr>
        <w:t>缺陷识别</w:t>
      </w:r>
      <w:r w:rsidRPr="001505CC">
        <w:rPr>
          <w:sz w:val="28"/>
          <w:szCs w:val="28"/>
          <w:lang w:eastAsia="zh-CN"/>
          <w:rPrChange w:id="65" w:author="y 19" w:date="2026-07-21T16:44:00Z" w16du:dateUtc="2026-07-21T08:44:00Z">
            <w:rPr>
              <w:lang w:eastAsia="zh-CN"/>
            </w:rPr>
          </w:rPrChange>
        </w:rPr>
        <w:t>+</w:t>
      </w:r>
      <w:r w:rsidRPr="001505CC">
        <w:rPr>
          <w:sz w:val="28"/>
          <w:szCs w:val="28"/>
          <w:lang w:eastAsia="zh-CN"/>
          <w:rPrChange w:id="66" w:author="y 19" w:date="2026-07-21T16:44:00Z" w16du:dateUtc="2026-07-21T08:44:00Z">
            <w:rPr>
              <w:lang w:eastAsia="zh-CN"/>
            </w:rPr>
          </w:rPrChange>
        </w:rPr>
        <w:t>失效</w:t>
      </w:r>
      <w:proofErr w:type="gramStart"/>
      <w:r w:rsidRPr="001505CC">
        <w:rPr>
          <w:sz w:val="28"/>
          <w:szCs w:val="28"/>
          <w:lang w:eastAsia="zh-CN"/>
          <w:rPrChange w:id="67" w:author="y 19" w:date="2026-07-21T16:44:00Z" w16du:dateUtc="2026-07-21T08:44:00Z">
            <w:rPr>
              <w:lang w:eastAsia="zh-CN"/>
            </w:rPr>
          </w:rPrChange>
        </w:rPr>
        <w:t>分析</w:t>
      </w:r>
      <w:r w:rsidRPr="001505CC">
        <w:rPr>
          <w:sz w:val="28"/>
          <w:szCs w:val="28"/>
          <w:lang w:eastAsia="zh-CN"/>
          <w:rPrChange w:id="68" w:author="y 19" w:date="2026-07-21T16:44:00Z" w16du:dateUtc="2026-07-21T08:44:00Z">
            <w:rPr>
              <w:lang w:eastAsia="zh-CN"/>
            </w:rPr>
          </w:rPrChange>
        </w:rPr>
        <w:t>"</w:t>
      </w:r>
      <w:proofErr w:type="gramEnd"/>
      <w:r w:rsidRPr="001505CC">
        <w:rPr>
          <w:sz w:val="28"/>
          <w:szCs w:val="28"/>
          <w:lang w:eastAsia="zh-CN"/>
          <w:rPrChange w:id="69" w:author="y 19" w:date="2026-07-21T16:44:00Z" w16du:dateUtc="2026-07-21T08:44:00Z">
            <w:rPr>
              <w:lang w:eastAsia="zh-CN"/>
            </w:rPr>
          </w:rPrChange>
        </w:rPr>
        <w:t>多维度考核，全面反映选手的工程理解力、问题解决能力和规范化工程实践素养。</w:t>
      </w:r>
    </w:p>
    <w:p w14:paraId="4A4CFA78" w14:textId="77777777" w:rsidR="00E438C6" w:rsidRPr="001505CC" w:rsidRDefault="00000000">
      <w:pPr>
        <w:ind w:firstLine="560"/>
        <w:rPr>
          <w:sz w:val="28"/>
          <w:szCs w:val="28"/>
          <w:lang w:eastAsia="zh-CN"/>
          <w:rPrChange w:id="70" w:author="y 19" w:date="2026-07-21T16:44:00Z" w16du:dateUtc="2026-07-21T08:44:00Z">
            <w:rPr>
              <w:lang w:eastAsia="zh-CN"/>
            </w:rPr>
          </w:rPrChange>
        </w:rPr>
      </w:pPr>
      <w:r w:rsidRPr="001505CC">
        <w:rPr>
          <w:sz w:val="28"/>
          <w:szCs w:val="28"/>
          <w:lang w:eastAsia="zh-CN"/>
          <w:rPrChange w:id="71" w:author="y 19" w:date="2026-07-21T16:44:00Z" w16du:dateUtc="2026-07-21T08:44:00Z">
            <w:rPr>
              <w:lang w:eastAsia="zh-CN"/>
            </w:rPr>
          </w:rPrChange>
        </w:rPr>
        <w:t>项目所对应的职业（工种）：印制电路制作工。</w:t>
      </w:r>
    </w:p>
    <w:p w14:paraId="0631B2FA" w14:textId="77777777" w:rsidR="00E438C6" w:rsidRDefault="00000000">
      <w:pPr>
        <w:pStyle w:val="21"/>
        <w:spacing w:before="120" w:after="120"/>
        <w:rPr>
          <w:lang w:eastAsia="zh-CN"/>
        </w:rPr>
      </w:pPr>
      <w:bookmarkStart w:id="72" w:name="_Toc767661559"/>
      <w:bookmarkStart w:id="73" w:name="_Toc1711135628"/>
      <w:bookmarkStart w:id="74" w:name="_Toc173064756"/>
      <w:bookmarkStart w:id="75" w:name="_Toc21211"/>
      <w:bookmarkStart w:id="76" w:name="_Toc267023356"/>
      <w:proofErr w:type="gramStart"/>
      <w:r>
        <w:rPr>
          <w:lang w:eastAsia="zh-CN"/>
        </w:rPr>
        <w:t xml:space="preserve">1.2 </w:t>
      </w:r>
      <w:r>
        <w:rPr>
          <w:lang w:eastAsia="zh-CN"/>
        </w:rPr>
        <w:t>考核</w:t>
      </w:r>
      <w:proofErr w:type="gramEnd"/>
      <w:r>
        <w:rPr>
          <w:lang w:eastAsia="zh-CN"/>
        </w:rPr>
        <w:t>目的</w:t>
      </w:r>
      <w:bookmarkEnd w:id="72"/>
      <w:bookmarkEnd w:id="73"/>
      <w:bookmarkEnd w:id="74"/>
      <w:bookmarkEnd w:id="75"/>
      <w:bookmarkEnd w:id="76"/>
    </w:p>
    <w:p w14:paraId="3BABCB15" w14:textId="77777777" w:rsidR="00E438C6" w:rsidRPr="001505CC" w:rsidRDefault="00000000" w:rsidP="001505CC">
      <w:pPr>
        <w:ind w:firstLine="560"/>
        <w:rPr>
          <w:sz w:val="28"/>
          <w:szCs w:val="28"/>
          <w:lang w:eastAsia="zh-CN"/>
          <w:rPrChange w:id="77" w:author="y 19" w:date="2026-07-21T16:44:00Z" w16du:dateUtc="2026-07-21T08:44:00Z">
            <w:rPr>
              <w:lang w:eastAsia="zh-CN"/>
            </w:rPr>
          </w:rPrChange>
        </w:rPr>
        <w:pPrChange w:id="78" w:author="y 19" w:date="2026-07-21T16:44:00Z" w16du:dateUtc="2026-07-21T08:44:00Z">
          <w:pPr>
            <w:ind w:firstLine="640"/>
          </w:pPr>
        </w:pPrChange>
      </w:pPr>
      <w:r w:rsidRPr="001505CC">
        <w:rPr>
          <w:sz w:val="28"/>
          <w:szCs w:val="28"/>
          <w:lang w:eastAsia="zh-CN"/>
          <w:rPrChange w:id="79" w:author="y 19" w:date="2026-07-21T16:44:00Z" w16du:dateUtc="2026-07-21T08:44:00Z">
            <w:rPr>
              <w:lang w:eastAsia="zh-CN"/>
            </w:rPr>
          </w:rPrChange>
        </w:rPr>
        <w:t>项目以《印制电路制作工国家职业技能标准（</w:t>
      </w:r>
      <w:r w:rsidRPr="001505CC">
        <w:rPr>
          <w:sz w:val="28"/>
          <w:szCs w:val="28"/>
          <w:lang w:eastAsia="zh-CN"/>
          <w:rPrChange w:id="80" w:author="y 19" w:date="2026-07-21T16:44:00Z" w16du:dateUtc="2026-07-21T08:44:00Z">
            <w:rPr>
              <w:lang w:eastAsia="zh-CN"/>
            </w:rPr>
          </w:rPrChange>
        </w:rPr>
        <w:t>2019</w:t>
      </w:r>
      <w:r w:rsidRPr="001505CC">
        <w:rPr>
          <w:sz w:val="28"/>
          <w:szCs w:val="28"/>
          <w:lang w:eastAsia="zh-CN"/>
          <w:rPrChange w:id="81" w:author="y 19" w:date="2026-07-21T16:44:00Z" w16du:dateUtc="2026-07-21T08:44:00Z">
            <w:rPr>
              <w:lang w:eastAsia="zh-CN"/>
            </w:rPr>
          </w:rPrChange>
        </w:rPr>
        <w:t>年版）》（人社发〔</w:t>
      </w:r>
      <w:r w:rsidRPr="001505CC">
        <w:rPr>
          <w:sz w:val="28"/>
          <w:szCs w:val="28"/>
          <w:lang w:eastAsia="zh-CN"/>
          <w:rPrChange w:id="82" w:author="y 19" w:date="2026-07-21T16:44:00Z" w16du:dateUtc="2026-07-21T08:44:00Z">
            <w:rPr>
              <w:lang w:eastAsia="zh-CN"/>
            </w:rPr>
          </w:rPrChange>
        </w:rPr>
        <w:t>2019</w:t>
      </w:r>
      <w:r w:rsidRPr="001505CC">
        <w:rPr>
          <w:sz w:val="28"/>
          <w:szCs w:val="28"/>
          <w:lang w:eastAsia="zh-CN"/>
          <w:rPrChange w:id="83" w:author="y 19" w:date="2026-07-21T16:44:00Z" w16du:dateUtc="2026-07-21T08:44:00Z">
            <w:rPr>
              <w:lang w:eastAsia="zh-CN"/>
            </w:rPr>
          </w:rPrChange>
        </w:rPr>
        <w:t>〕</w:t>
      </w:r>
      <w:r w:rsidRPr="001505CC">
        <w:rPr>
          <w:sz w:val="28"/>
          <w:szCs w:val="28"/>
          <w:lang w:eastAsia="zh-CN"/>
          <w:rPrChange w:id="84" w:author="y 19" w:date="2026-07-21T16:44:00Z" w16du:dateUtc="2026-07-21T08:44:00Z">
            <w:rPr>
              <w:lang w:eastAsia="zh-CN"/>
            </w:rPr>
          </w:rPrChange>
        </w:rPr>
        <w:t>9</w:t>
      </w:r>
      <w:r w:rsidRPr="001505CC">
        <w:rPr>
          <w:sz w:val="28"/>
          <w:szCs w:val="28"/>
          <w:lang w:eastAsia="zh-CN"/>
          <w:rPrChange w:id="85" w:author="y 19" w:date="2026-07-21T16:44:00Z" w16du:dateUtc="2026-07-21T08:44:00Z">
            <w:rPr>
              <w:lang w:eastAsia="zh-CN"/>
            </w:rPr>
          </w:rPrChange>
        </w:rPr>
        <w:t>号）为竞赛依据，竞赛考核目的如下：</w:t>
      </w:r>
    </w:p>
    <w:p w14:paraId="489AA930" w14:textId="77777777" w:rsidR="00E438C6" w:rsidRPr="001505CC" w:rsidRDefault="00000000" w:rsidP="001505CC">
      <w:pPr>
        <w:ind w:firstLine="560"/>
        <w:rPr>
          <w:sz w:val="28"/>
          <w:szCs w:val="28"/>
          <w:lang w:eastAsia="zh-CN"/>
          <w:rPrChange w:id="86" w:author="y 19" w:date="2026-07-21T16:44:00Z" w16du:dateUtc="2026-07-21T08:44:00Z">
            <w:rPr>
              <w:lang w:eastAsia="zh-CN"/>
            </w:rPr>
          </w:rPrChange>
        </w:rPr>
        <w:pPrChange w:id="87" w:author="y 19" w:date="2026-07-21T16:44:00Z" w16du:dateUtc="2026-07-21T08:44:00Z">
          <w:pPr>
            <w:ind w:firstLine="640"/>
          </w:pPr>
        </w:pPrChange>
      </w:pPr>
      <w:r w:rsidRPr="001505CC">
        <w:rPr>
          <w:sz w:val="28"/>
          <w:szCs w:val="28"/>
          <w:lang w:eastAsia="zh-CN"/>
          <w:rPrChange w:id="88" w:author="y 19" w:date="2026-07-21T16:44:00Z" w16du:dateUtc="2026-07-21T08:44:00Z">
            <w:rPr>
              <w:lang w:eastAsia="zh-CN"/>
            </w:rPr>
          </w:rPrChange>
        </w:rPr>
        <w:t>（一）以《印制电路制作工国家职业技能标准（</w:t>
      </w:r>
      <w:r w:rsidRPr="001505CC">
        <w:rPr>
          <w:sz w:val="28"/>
          <w:szCs w:val="28"/>
          <w:lang w:eastAsia="zh-CN"/>
          <w:rPrChange w:id="89" w:author="y 19" w:date="2026-07-21T16:44:00Z" w16du:dateUtc="2026-07-21T08:44:00Z">
            <w:rPr>
              <w:lang w:eastAsia="zh-CN"/>
            </w:rPr>
          </w:rPrChange>
        </w:rPr>
        <w:t>2019</w:t>
      </w:r>
      <w:r w:rsidRPr="001505CC">
        <w:rPr>
          <w:sz w:val="28"/>
          <w:szCs w:val="28"/>
          <w:lang w:eastAsia="zh-CN"/>
          <w:rPrChange w:id="90" w:author="y 19" w:date="2026-07-21T16:44:00Z" w16du:dateUtc="2026-07-21T08:44:00Z">
            <w:rPr>
              <w:lang w:eastAsia="zh-CN"/>
            </w:rPr>
          </w:rPrChange>
        </w:rPr>
        <w:t>年版）》国家职业技能标准为竞赛依据，职工组以</w:t>
      </w:r>
      <w:r w:rsidRPr="001505CC">
        <w:rPr>
          <w:rFonts w:hint="eastAsia"/>
          <w:sz w:val="28"/>
          <w:szCs w:val="28"/>
          <w:lang w:eastAsia="zh-CN"/>
          <w:rPrChange w:id="91" w:author="y 19" w:date="2026-07-21T16:44:00Z" w16du:dateUtc="2026-07-21T08:44:00Z">
            <w:rPr>
              <w:rFonts w:hint="eastAsia"/>
              <w:lang w:eastAsia="zh"/>
            </w:rPr>
          </w:rPrChange>
        </w:rPr>
        <w:t>高级工</w:t>
      </w:r>
      <w:r w:rsidRPr="001505CC">
        <w:rPr>
          <w:sz w:val="28"/>
          <w:szCs w:val="28"/>
          <w:lang w:eastAsia="zh-CN"/>
          <w:rPrChange w:id="92" w:author="y 19" w:date="2026-07-21T16:44:00Z" w16du:dateUtc="2026-07-21T08:44:00Z">
            <w:rPr>
              <w:lang w:eastAsia="zh-CN"/>
            </w:rPr>
          </w:rPrChange>
        </w:rPr>
        <w:t>（国家职业资格</w:t>
      </w:r>
      <w:r w:rsidRPr="001505CC">
        <w:rPr>
          <w:rFonts w:hint="eastAsia"/>
          <w:sz w:val="28"/>
          <w:szCs w:val="28"/>
          <w:lang w:eastAsia="zh-CN"/>
          <w:rPrChange w:id="93" w:author="y 19" w:date="2026-07-21T16:44:00Z" w16du:dateUtc="2026-07-21T08:44:00Z">
            <w:rPr>
              <w:rFonts w:hint="eastAsia"/>
              <w:lang w:eastAsia="zh"/>
            </w:rPr>
          </w:rPrChange>
        </w:rPr>
        <w:t>三</w:t>
      </w:r>
      <w:r w:rsidRPr="001505CC">
        <w:rPr>
          <w:sz w:val="28"/>
          <w:szCs w:val="28"/>
          <w:lang w:eastAsia="zh-CN"/>
          <w:rPrChange w:id="94" w:author="y 19" w:date="2026-07-21T16:44:00Z" w16du:dateUtc="2026-07-21T08:44:00Z">
            <w:rPr>
              <w:lang w:eastAsia="zh-CN"/>
            </w:rPr>
          </w:rPrChange>
        </w:rPr>
        <w:t>级）标准为基础，学生组以</w:t>
      </w:r>
      <w:r w:rsidRPr="001505CC">
        <w:rPr>
          <w:rFonts w:hint="eastAsia"/>
          <w:sz w:val="28"/>
          <w:szCs w:val="28"/>
          <w:lang w:eastAsia="zh-CN"/>
          <w:rPrChange w:id="95" w:author="y 19" w:date="2026-07-21T16:44:00Z" w16du:dateUtc="2026-07-21T08:44:00Z">
            <w:rPr>
              <w:rFonts w:hint="eastAsia"/>
              <w:lang w:eastAsia="zh"/>
            </w:rPr>
          </w:rPrChange>
        </w:rPr>
        <w:t>中</w:t>
      </w:r>
      <w:r w:rsidRPr="001505CC">
        <w:rPr>
          <w:sz w:val="28"/>
          <w:szCs w:val="28"/>
          <w:lang w:eastAsia="zh-CN"/>
          <w:rPrChange w:id="96" w:author="y 19" w:date="2026-07-21T16:44:00Z" w16du:dateUtc="2026-07-21T08:44:00Z">
            <w:rPr>
              <w:lang w:eastAsia="zh-CN"/>
            </w:rPr>
          </w:rPrChange>
        </w:rPr>
        <w:t>级工（国家职业资格</w:t>
      </w:r>
      <w:r w:rsidRPr="001505CC">
        <w:rPr>
          <w:rFonts w:hint="eastAsia"/>
          <w:sz w:val="28"/>
          <w:szCs w:val="28"/>
          <w:lang w:eastAsia="zh-CN"/>
          <w:rPrChange w:id="97" w:author="y 19" w:date="2026-07-21T16:44:00Z" w16du:dateUtc="2026-07-21T08:44:00Z">
            <w:rPr>
              <w:rFonts w:hint="eastAsia"/>
              <w:lang w:eastAsia="zh"/>
            </w:rPr>
          </w:rPrChange>
        </w:rPr>
        <w:t>四</w:t>
      </w:r>
      <w:r w:rsidRPr="001505CC">
        <w:rPr>
          <w:sz w:val="28"/>
          <w:szCs w:val="28"/>
          <w:lang w:eastAsia="zh-CN"/>
          <w:rPrChange w:id="98" w:author="y 19" w:date="2026-07-21T16:44:00Z" w16du:dateUtc="2026-07-21T08:44:00Z">
            <w:rPr>
              <w:lang w:eastAsia="zh-CN"/>
            </w:rPr>
          </w:rPrChange>
        </w:rPr>
        <w:t>级）标准为基础，确保竞赛内容与国家职业标准紧密衔接，反映行业实际用人需求。</w:t>
      </w:r>
    </w:p>
    <w:p w14:paraId="705977FE" w14:textId="77777777" w:rsidR="00E438C6" w:rsidRPr="001505CC" w:rsidRDefault="00000000" w:rsidP="001505CC">
      <w:pPr>
        <w:ind w:firstLine="560"/>
        <w:rPr>
          <w:sz w:val="28"/>
          <w:szCs w:val="28"/>
          <w:lang w:eastAsia="zh-CN"/>
          <w:rPrChange w:id="99" w:author="y 19" w:date="2026-07-21T16:44:00Z" w16du:dateUtc="2026-07-21T08:44:00Z">
            <w:rPr>
              <w:lang w:eastAsia="zh-CN"/>
            </w:rPr>
          </w:rPrChange>
        </w:rPr>
        <w:pPrChange w:id="100" w:author="y 19" w:date="2026-07-21T16:44:00Z" w16du:dateUtc="2026-07-21T08:44:00Z">
          <w:pPr>
            <w:ind w:firstLine="640"/>
          </w:pPr>
        </w:pPrChange>
      </w:pPr>
      <w:r w:rsidRPr="001505CC">
        <w:rPr>
          <w:sz w:val="28"/>
          <w:szCs w:val="28"/>
          <w:lang w:eastAsia="zh-CN"/>
          <w:rPrChange w:id="101" w:author="y 19" w:date="2026-07-21T16:44:00Z" w16du:dateUtc="2026-07-21T08:44:00Z">
            <w:rPr>
              <w:lang w:eastAsia="zh-CN"/>
            </w:rPr>
          </w:rPrChange>
        </w:rPr>
        <w:t>（二）竞赛内容</w:t>
      </w:r>
      <w:r w:rsidRPr="001505CC">
        <w:rPr>
          <w:rFonts w:hint="eastAsia"/>
          <w:sz w:val="28"/>
          <w:szCs w:val="28"/>
          <w:lang w:eastAsia="zh-CN"/>
          <w:rPrChange w:id="102" w:author="y 19" w:date="2026-07-21T16:44:00Z" w16du:dateUtc="2026-07-21T08:44:00Z">
            <w:rPr>
              <w:rFonts w:hint="eastAsia"/>
              <w:lang w:eastAsia="zh-CN"/>
            </w:rPr>
          </w:rPrChange>
        </w:rPr>
        <w:t>含</w:t>
      </w:r>
      <w:r w:rsidRPr="001505CC">
        <w:rPr>
          <w:sz w:val="28"/>
          <w:szCs w:val="28"/>
          <w:lang w:eastAsia="zh-CN"/>
          <w:rPrChange w:id="103" w:author="y 19" w:date="2026-07-21T16:44:00Z" w16du:dateUtc="2026-07-21T08:44:00Z">
            <w:rPr>
              <w:lang w:eastAsia="zh-CN"/>
            </w:rPr>
          </w:rPrChange>
        </w:rPr>
        <w:t>PCB</w:t>
      </w:r>
      <w:r w:rsidRPr="001505CC">
        <w:rPr>
          <w:sz w:val="28"/>
          <w:szCs w:val="28"/>
          <w:lang w:eastAsia="zh-CN"/>
          <w:rPrChange w:id="104" w:author="y 19" w:date="2026-07-21T16:44:00Z" w16du:dateUtc="2026-07-21T08:44:00Z">
            <w:rPr>
              <w:lang w:eastAsia="zh-CN"/>
            </w:rPr>
          </w:rPrChange>
        </w:rPr>
        <w:t>设计、</w:t>
      </w:r>
      <w:r w:rsidRPr="001505CC">
        <w:rPr>
          <w:sz w:val="28"/>
          <w:szCs w:val="28"/>
          <w:lang w:eastAsia="zh-CN"/>
          <w:rPrChange w:id="105" w:author="y 19" w:date="2026-07-21T16:44:00Z" w16du:dateUtc="2026-07-21T08:44:00Z">
            <w:rPr>
              <w:lang w:eastAsia="zh-CN"/>
            </w:rPr>
          </w:rPrChange>
        </w:rPr>
        <w:t>CAM</w:t>
      </w:r>
      <w:r w:rsidRPr="001505CC">
        <w:rPr>
          <w:sz w:val="28"/>
          <w:szCs w:val="28"/>
          <w:lang w:eastAsia="zh-CN"/>
          <w:rPrChange w:id="106" w:author="y 19" w:date="2026-07-21T16:44:00Z" w16du:dateUtc="2026-07-21T08:44:00Z">
            <w:rPr>
              <w:lang w:eastAsia="zh-CN"/>
            </w:rPr>
          </w:rPrChange>
        </w:rPr>
        <w:t>工艺审核、成品板质量检测</w:t>
      </w:r>
      <w:r w:rsidRPr="001505CC">
        <w:rPr>
          <w:rFonts w:hint="eastAsia"/>
          <w:sz w:val="28"/>
          <w:szCs w:val="28"/>
          <w:lang w:eastAsia="zh-CN"/>
          <w:rPrChange w:id="107" w:author="y 19" w:date="2026-07-21T16:44:00Z" w16du:dateUtc="2026-07-21T08:44:00Z">
            <w:rPr>
              <w:rFonts w:hint="eastAsia"/>
              <w:lang w:eastAsia="zh-CN"/>
            </w:rPr>
          </w:rPrChange>
        </w:rPr>
        <w:t>等</w:t>
      </w:r>
      <w:r w:rsidRPr="001505CC">
        <w:rPr>
          <w:sz w:val="28"/>
          <w:szCs w:val="28"/>
          <w:lang w:eastAsia="zh-CN"/>
          <w:rPrChange w:id="108" w:author="y 19" w:date="2026-07-21T16:44:00Z" w16du:dateUtc="2026-07-21T08:44:00Z">
            <w:rPr>
              <w:lang w:eastAsia="zh-CN"/>
            </w:rPr>
          </w:rPrChange>
        </w:rPr>
        <w:t>关键技能，覆盖印制电路制作工的核心职业功能，体现行业对复合型技能人才的综合要求。</w:t>
      </w:r>
    </w:p>
    <w:p w14:paraId="335D3825" w14:textId="77777777" w:rsidR="00E438C6" w:rsidRPr="001505CC" w:rsidRDefault="00000000" w:rsidP="001505CC">
      <w:pPr>
        <w:ind w:firstLine="560"/>
        <w:rPr>
          <w:sz w:val="28"/>
          <w:szCs w:val="28"/>
          <w:lang w:eastAsia="zh-CN"/>
          <w:rPrChange w:id="109" w:author="y 19" w:date="2026-07-21T16:44:00Z" w16du:dateUtc="2026-07-21T08:44:00Z">
            <w:rPr>
              <w:lang w:eastAsia="zh-CN"/>
            </w:rPr>
          </w:rPrChange>
        </w:rPr>
        <w:pPrChange w:id="110" w:author="y 19" w:date="2026-07-21T16:44:00Z" w16du:dateUtc="2026-07-21T08:44:00Z">
          <w:pPr>
            <w:ind w:firstLine="640"/>
          </w:pPr>
        </w:pPrChange>
      </w:pPr>
      <w:r w:rsidRPr="001505CC">
        <w:rPr>
          <w:sz w:val="28"/>
          <w:szCs w:val="28"/>
          <w:lang w:eastAsia="zh-CN"/>
          <w:rPrChange w:id="111" w:author="y 19" w:date="2026-07-21T16:44:00Z" w16du:dateUtc="2026-07-21T08:44:00Z">
            <w:rPr>
              <w:lang w:eastAsia="zh-CN"/>
            </w:rPr>
          </w:rPrChange>
        </w:rPr>
        <w:lastRenderedPageBreak/>
        <w:t>（三）通过</w:t>
      </w:r>
      <w:proofErr w:type="gramStart"/>
      <w:r w:rsidRPr="001505CC">
        <w:rPr>
          <w:sz w:val="28"/>
          <w:szCs w:val="28"/>
          <w:lang w:eastAsia="zh-CN"/>
          <w:rPrChange w:id="112" w:author="y 19" w:date="2026-07-21T16:44:00Z" w16du:dateUtc="2026-07-21T08:44:00Z">
            <w:rPr>
              <w:lang w:eastAsia="zh-CN"/>
            </w:rPr>
          </w:rPrChange>
        </w:rPr>
        <w:t>"</w:t>
      </w:r>
      <w:r w:rsidRPr="001505CC">
        <w:rPr>
          <w:sz w:val="28"/>
          <w:szCs w:val="28"/>
          <w:lang w:eastAsia="zh-CN"/>
          <w:rPrChange w:id="113" w:author="y 19" w:date="2026-07-21T16:44:00Z" w16du:dateUtc="2026-07-21T08:44:00Z">
            <w:rPr>
              <w:lang w:eastAsia="zh-CN"/>
            </w:rPr>
          </w:rPrChange>
        </w:rPr>
        <w:t>设计</w:t>
      </w:r>
      <w:proofErr w:type="gramEnd"/>
      <w:r w:rsidRPr="001505CC">
        <w:rPr>
          <w:sz w:val="28"/>
          <w:szCs w:val="28"/>
          <w:lang w:eastAsia="zh-CN"/>
          <w:rPrChange w:id="114" w:author="y 19" w:date="2026-07-21T16:44:00Z" w16du:dateUtc="2026-07-21T08:44:00Z">
            <w:rPr>
              <w:lang w:eastAsia="zh-CN"/>
            </w:rPr>
          </w:rPrChange>
        </w:rPr>
        <w:t>+</w:t>
      </w:r>
      <w:r w:rsidRPr="001505CC">
        <w:rPr>
          <w:sz w:val="28"/>
          <w:szCs w:val="28"/>
          <w:lang w:eastAsia="zh-CN"/>
          <w:rPrChange w:id="115" w:author="y 19" w:date="2026-07-21T16:44:00Z" w16du:dateUtc="2026-07-21T08:44:00Z">
            <w:rPr>
              <w:lang w:eastAsia="zh-CN"/>
            </w:rPr>
          </w:rPrChange>
        </w:rPr>
        <w:t>缺陷识别</w:t>
      </w:r>
      <w:r w:rsidRPr="001505CC">
        <w:rPr>
          <w:sz w:val="28"/>
          <w:szCs w:val="28"/>
          <w:lang w:eastAsia="zh-CN"/>
          <w:rPrChange w:id="116" w:author="y 19" w:date="2026-07-21T16:44:00Z" w16du:dateUtc="2026-07-21T08:44:00Z">
            <w:rPr>
              <w:lang w:eastAsia="zh-CN"/>
            </w:rPr>
          </w:rPrChange>
        </w:rPr>
        <w:t>+</w:t>
      </w:r>
      <w:r w:rsidRPr="001505CC">
        <w:rPr>
          <w:sz w:val="28"/>
          <w:szCs w:val="28"/>
          <w:lang w:eastAsia="zh-CN"/>
          <w:rPrChange w:id="117" w:author="y 19" w:date="2026-07-21T16:44:00Z" w16du:dateUtc="2026-07-21T08:44:00Z">
            <w:rPr>
              <w:lang w:eastAsia="zh-CN"/>
            </w:rPr>
          </w:rPrChange>
        </w:rPr>
        <w:t>失效</w:t>
      </w:r>
      <w:proofErr w:type="gramStart"/>
      <w:r w:rsidRPr="001505CC">
        <w:rPr>
          <w:sz w:val="28"/>
          <w:szCs w:val="28"/>
          <w:lang w:eastAsia="zh-CN"/>
          <w:rPrChange w:id="118" w:author="y 19" w:date="2026-07-21T16:44:00Z" w16du:dateUtc="2026-07-21T08:44:00Z">
            <w:rPr>
              <w:lang w:eastAsia="zh-CN"/>
            </w:rPr>
          </w:rPrChange>
        </w:rPr>
        <w:t>分析</w:t>
      </w:r>
      <w:r w:rsidRPr="001505CC">
        <w:rPr>
          <w:sz w:val="28"/>
          <w:szCs w:val="28"/>
          <w:lang w:eastAsia="zh-CN"/>
          <w:rPrChange w:id="119" w:author="y 19" w:date="2026-07-21T16:44:00Z" w16du:dateUtc="2026-07-21T08:44:00Z">
            <w:rPr>
              <w:lang w:eastAsia="zh-CN"/>
            </w:rPr>
          </w:rPrChange>
        </w:rPr>
        <w:t>"</w:t>
      </w:r>
      <w:proofErr w:type="gramEnd"/>
      <w:r w:rsidRPr="001505CC">
        <w:rPr>
          <w:sz w:val="28"/>
          <w:szCs w:val="28"/>
          <w:lang w:eastAsia="zh-CN"/>
          <w:rPrChange w:id="120" w:author="y 19" w:date="2026-07-21T16:44:00Z" w16du:dateUtc="2026-07-21T08:44:00Z">
            <w:rPr>
              <w:lang w:eastAsia="zh-CN"/>
            </w:rPr>
          </w:rPrChange>
        </w:rPr>
        <w:t>多维度考核，反映选手的工程理解力、规范操作能力、问题解决能力与创新思维，选拔具有发展潜力的高技能</w:t>
      </w:r>
      <w:r w:rsidRPr="001505CC">
        <w:rPr>
          <w:rFonts w:hint="eastAsia"/>
          <w:sz w:val="28"/>
          <w:szCs w:val="28"/>
          <w:lang w:eastAsia="zh-CN"/>
          <w:rPrChange w:id="121" w:author="y 19" w:date="2026-07-21T16:44:00Z" w16du:dateUtc="2026-07-21T08:44:00Z">
            <w:rPr>
              <w:rFonts w:hint="eastAsia"/>
              <w:lang w:eastAsia="zh-CN"/>
            </w:rPr>
          </w:rPrChange>
        </w:rPr>
        <w:t>技术技能型</w:t>
      </w:r>
      <w:r w:rsidRPr="001505CC">
        <w:rPr>
          <w:sz w:val="28"/>
          <w:szCs w:val="28"/>
          <w:lang w:eastAsia="zh-CN"/>
          <w:rPrChange w:id="122" w:author="y 19" w:date="2026-07-21T16:44:00Z" w16du:dateUtc="2026-07-21T08:44:00Z">
            <w:rPr>
              <w:lang w:eastAsia="zh-CN"/>
            </w:rPr>
          </w:rPrChange>
        </w:rPr>
        <w:t>人才。</w:t>
      </w:r>
    </w:p>
    <w:p w14:paraId="1A3FBA70" w14:textId="77777777" w:rsidR="00E438C6" w:rsidRDefault="00000000">
      <w:pPr>
        <w:pStyle w:val="21"/>
        <w:spacing w:before="120" w:after="120"/>
        <w:rPr>
          <w:lang w:eastAsia="zh-CN"/>
        </w:rPr>
      </w:pPr>
      <w:bookmarkStart w:id="123" w:name="_Toc848932023"/>
      <w:bookmarkStart w:id="124" w:name="_Toc210566459"/>
      <w:bookmarkStart w:id="125" w:name="_Toc17183368"/>
      <w:bookmarkStart w:id="126" w:name="_Toc446942001"/>
      <w:bookmarkStart w:id="127" w:name="_Toc22485"/>
      <w:proofErr w:type="gramStart"/>
      <w:r>
        <w:rPr>
          <w:lang w:eastAsia="zh-CN"/>
        </w:rPr>
        <w:t xml:space="preserve">1.3 </w:t>
      </w:r>
      <w:r>
        <w:rPr>
          <w:lang w:eastAsia="zh-CN"/>
        </w:rPr>
        <w:t>相关</w:t>
      </w:r>
      <w:proofErr w:type="gramEnd"/>
      <w:r>
        <w:rPr>
          <w:lang w:eastAsia="zh-CN"/>
        </w:rPr>
        <w:t>文件</w:t>
      </w:r>
      <w:bookmarkEnd w:id="123"/>
      <w:bookmarkEnd w:id="124"/>
      <w:bookmarkEnd w:id="125"/>
      <w:bookmarkEnd w:id="126"/>
      <w:bookmarkEnd w:id="127"/>
    </w:p>
    <w:p w14:paraId="19E009BF" w14:textId="77777777" w:rsidR="00E438C6" w:rsidRPr="001505CC" w:rsidRDefault="00000000" w:rsidP="001505CC">
      <w:pPr>
        <w:ind w:firstLine="560"/>
        <w:rPr>
          <w:sz w:val="28"/>
          <w:szCs w:val="28"/>
          <w:lang w:eastAsia="zh-CN"/>
          <w:rPrChange w:id="128" w:author="y 19" w:date="2026-07-21T16:45:00Z" w16du:dateUtc="2026-07-21T08:45:00Z">
            <w:rPr>
              <w:lang w:eastAsia="zh-CN"/>
            </w:rPr>
          </w:rPrChange>
        </w:rPr>
        <w:pPrChange w:id="129" w:author="y 19" w:date="2026-07-21T16:45:00Z" w16du:dateUtc="2026-07-21T08:45:00Z">
          <w:pPr>
            <w:ind w:firstLine="640"/>
          </w:pPr>
        </w:pPrChange>
      </w:pPr>
      <w:r w:rsidRPr="001505CC">
        <w:rPr>
          <w:sz w:val="28"/>
          <w:szCs w:val="28"/>
          <w:lang w:eastAsia="zh-CN"/>
          <w:rPrChange w:id="130" w:author="y 19" w:date="2026-07-21T16:45:00Z" w16du:dateUtc="2026-07-21T08:45:00Z">
            <w:rPr>
              <w:lang w:eastAsia="zh-CN"/>
            </w:rPr>
          </w:rPrChange>
        </w:rPr>
        <w:t>本项目技术工作文件只包含项目技术工作的相关信息。除阅读本文件外，开展本技能项目竞赛还需配合其他相关文件一同使用，主要包括：</w:t>
      </w:r>
    </w:p>
    <w:p w14:paraId="42E29A8F" w14:textId="77777777" w:rsidR="00E438C6" w:rsidRPr="001505CC" w:rsidRDefault="00000000" w:rsidP="001505CC">
      <w:pPr>
        <w:ind w:firstLine="560"/>
        <w:rPr>
          <w:sz w:val="28"/>
          <w:szCs w:val="28"/>
          <w:lang w:eastAsia="zh-CN"/>
          <w:rPrChange w:id="131" w:author="y 19" w:date="2026-07-21T16:45:00Z" w16du:dateUtc="2026-07-21T08:45:00Z">
            <w:rPr>
              <w:lang w:eastAsia="zh-CN"/>
            </w:rPr>
          </w:rPrChange>
        </w:rPr>
        <w:pPrChange w:id="132" w:author="y 19" w:date="2026-07-21T16:45:00Z" w16du:dateUtc="2026-07-21T08:45:00Z">
          <w:pPr>
            <w:ind w:firstLine="640"/>
          </w:pPr>
        </w:pPrChange>
      </w:pPr>
      <w:r w:rsidRPr="001505CC">
        <w:rPr>
          <w:sz w:val="28"/>
          <w:szCs w:val="28"/>
          <w:lang w:eastAsia="zh-CN"/>
          <w:rPrChange w:id="133" w:author="y 19" w:date="2026-07-21T16:45:00Z" w16du:dateUtc="2026-07-21T08:45:00Z">
            <w:rPr>
              <w:lang w:eastAsia="zh-CN"/>
            </w:rPr>
          </w:rPrChange>
        </w:rPr>
        <w:t>——GB/T 4588-2025</w:t>
      </w:r>
      <w:r w:rsidRPr="001505CC">
        <w:rPr>
          <w:sz w:val="28"/>
          <w:szCs w:val="28"/>
          <w:lang w:eastAsia="zh-CN"/>
          <w:rPrChange w:id="134" w:author="y 19" w:date="2026-07-21T16:45:00Z" w16du:dateUtc="2026-07-21T08:45:00Z">
            <w:rPr>
              <w:lang w:eastAsia="zh-CN"/>
            </w:rPr>
          </w:rPrChange>
        </w:rPr>
        <w:t>《单、双面刚性印制板分规范》；</w:t>
      </w:r>
    </w:p>
    <w:p w14:paraId="0A50464E" w14:textId="77777777" w:rsidR="00E438C6" w:rsidRPr="001505CC" w:rsidRDefault="00000000" w:rsidP="001505CC">
      <w:pPr>
        <w:ind w:firstLine="560"/>
        <w:rPr>
          <w:sz w:val="28"/>
          <w:szCs w:val="28"/>
          <w:lang w:eastAsia="zh-CN"/>
          <w:rPrChange w:id="135" w:author="y 19" w:date="2026-07-21T16:45:00Z" w16du:dateUtc="2026-07-21T08:45:00Z">
            <w:rPr>
              <w:lang w:eastAsia="zh-CN"/>
            </w:rPr>
          </w:rPrChange>
        </w:rPr>
        <w:pPrChange w:id="136" w:author="y 19" w:date="2026-07-21T16:45:00Z" w16du:dateUtc="2026-07-21T08:45:00Z">
          <w:pPr>
            <w:ind w:firstLine="640"/>
          </w:pPr>
        </w:pPrChange>
      </w:pPr>
      <w:r w:rsidRPr="001505CC">
        <w:rPr>
          <w:sz w:val="28"/>
          <w:szCs w:val="28"/>
          <w:lang w:eastAsia="zh-CN"/>
          <w:rPrChange w:id="137" w:author="y 19" w:date="2026-07-21T16:45:00Z" w16du:dateUtc="2026-07-21T08:45:00Z">
            <w:rPr>
              <w:lang w:eastAsia="zh-CN"/>
            </w:rPr>
          </w:rPrChange>
        </w:rPr>
        <w:t>——T/CPCA 6043A-2023</w:t>
      </w:r>
      <w:r w:rsidRPr="001505CC">
        <w:rPr>
          <w:sz w:val="28"/>
          <w:szCs w:val="28"/>
          <w:lang w:eastAsia="zh-CN"/>
          <w:rPrChange w:id="138" w:author="y 19" w:date="2026-07-21T16:45:00Z" w16du:dateUtc="2026-07-21T08:45:00Z">
            <w:rPr>
              <w:lang w:eastAsia="zh-CN"/>
            </w:rPr>
          </w:rPrChange>
        </w:rPr>
        <w:t>《单双面碳膜印制电路板》（参考）；</w:t>
      </w:r>
    </w:p>
    <w:p w14:paraId="44A5D675" w14:textId="77777777" w:rsidR="00E438C6" w:rsidRPr="001505CC" w:rsidRDefault="00000000" w:rsidP="001505CC">
      <w:pPr>
        <w:ind w:firstLine="560"/>
        <w:rPr>
          <w:sz w:val="28"/>
          <w:szCs w:val="28"/>
          <w:lang w:eastAsia="zh-CN"/>
          <w:rPrChange w:id="139" w:author="y 19" w:date="2026-07-21T16:45:00Z" w16du:dateUtc="2026-07-21T08:45:00Z">
            <w:rPr>
              <w:lang w:eastAsia="zh-CN"/>
            </w:rPr>
          </w:rPrChange>
        </w:rPr>
        <w:pPrChange w:id="140" w:author="y 19" w:date="2026-07-21T16:45:00Z" w16du:dateUtc="2026-07-21T08:45:00Z">
          <w:pPr>
            <w:ind w:firstLine="640"/>
          </w:pPr>
        </w:pPrChange>
      </w:pPr>
      <w:r w:rsidRPr="001505CC">
        <w:rPr>
          <w:sz w:val="28"/>
          <w:szCs w:val="28"/>
          <w:lang w:eastAsia="zh-CN"/>
          <w:rPrChange w:id="141" w:author="y 19" w:date="2026-07-21T16:45:00Z" w16du:dateUtc="2026-07-21T08:45:00Z">
            <w:rPr>
              <w:lang w:eastAsia="zh-CN"/>
            </w:rPr>
          </w:rPrChange>
        </w:rPr>
        <w:t>——IPC</w:t>
      </w:r>
      <w:proofErr w:type="gramStart"/>
      <w:r w:rsidRPr="001505CC">
        <w:rPr>
          <w:sz w:val="28"/>
          <w:szCs w:val="28"/>
          <w:lang w:eastAsia="zh-CN"/>
          <w:rPrChange w:id="142" w:author="y 19" w:date="2026-07-21T16:45:00Z" w16du:dateUtc="2026-07-21T08:45:00Z">
            <w:rPr>
              <w:lang w:eastAsia="zh-CN"/>
            </w:rPr>
          </w:rPrChange>
        </w:rPr>
        <w:t xml:space="preserve">-2221 </w:t>
      </w:r>
      <w:r w:rsidRPr="001505CC">
        <w:rPr>
          <w:sz w:val="28"/>
          <w:szCs w:val="28"/>
          <w:lang w:eastAsia="zh-CN"/>
          <w:rPrChange w:id="143" w:author="y 19" w:date="2026-07-21T16:45:00Z" w16du:dateUtc="2026-07-21T08:45:00Z">
            <w:rPr>
              <w:lang w:eastAsia="zh-CN"/>
            </w:rPr>
          </w:rPrChange>
        </w:rPr>
        <w:t>通用</w:t>
      </w:r>
      <w:proofErr w:type="gramEnd"/>
      <w:r w:rsidRPr="001505CC">
        <w:rPr>
          <w:sz w:val="28"/>
          <w:szCs w:val="28"/>
          <w:lang w:eastAsia="zh-CN"/>
          <w:rPrChange w:id="144" w:author="y 19" w:date="2026-07-21T16:45:00Z" w16du:dateUtc="2026-07-21T08:45:00Z">
            <w:rPr>
              <w:lang w:eastAsia="zh-CN"/>
            </w:rPr>
          </w:rPrChange>
        </w:rPr>
        <w:t>印制板设计标准（参考）；</w:t>
      </w:r>
    </w:p>
    <w:p w14:paraId="29212238" w14:textId="77777777" w:rsidR="00E438C6" w:rsidRPr="001505CC" w:rsidRDefault="00000000" w:rsidP="001505CC">
      <w:pPr>
        <w:ind w:firstLine="560"/>
        <w:rPr>
          <w:sz w:val="28"/>
          <w:szCs w:val="28"/>
          <w:lang w:eastAsia="zh-CN"/>
          <w:rPrChange w:id="145" w:author="y 19" w:date="2026-07-21T16:45:00Z" w16du:dateUtc="2026-07-21T08:45:00Z">
            <w:rPr>
              <w:lang w:eastAsia="zh-CN"/>
            </w:rPr>
          </w:rPrChange>
        </w:rPr>
        <w:pPrChange w:id="146" w:author="y 19" w:date="2026-07-21T16:45:00Z" w16du:dateUtc="2026-07-21T08:45:00Z">
          <w:pPr>
            <w:ind w:firstLine="640"/>
          </w:pPr>
        </w:pPrChange>
      </w:pPr>
      <w:r w:rsidRPr="001505CC">
        <w:rPr>
          <w:sz w:val="28"/>
          <w:szCs w:val="28"/>
          <w:lang w:eastAsia="zh-CN"/>
          <w:rPrChange w:id="147" w:author="y 19" w:date="2026-07-21T16:45:00Z" w16du:dateUtc="2026-07-21T08:45:00Z">
            <w:rPr>
              <w:lang w:eastAsia="zh-CN"/>
            </w:rPr>
          </w:rPrChange>
        </w:rPr>
        <w:t>——IPC-A</w:t>
      </w:r>
      <w:proofErr w:type="gramStart"/>
      <w:r w:rsidRPr="001505CC">
        <w:rPr>
          <w:sz w:val="28"/>
          <w:szCs w:val="28"/>
          <w:lang w:eastAsia="zh-CN"/>
          <w:rPrChange w:id="148" w:author="y 19" w:date="2026-07-21T16:45:00Z" w16du:dateUtc="2026-07-21T08:45:00Z">
            <w:rPr>
              <w:lang w:eastAsia="zh-CN"/>
            </w:rPr>
          </w:rPrChange>
        </w:rPr>
        <w:t xml:space="preserve">-600 </w:t>
      </w:r>
      <w:r w:rsidRPr="001505CC">
        <w:rPr>
          <w:sz w:val="28"/>
          <w:szCs w:val="28"/>
          <w:lang w:eastAsia="zh-CN"/>
          <w:rPrChange w:id="149" w:author="y 19" w:date="2026-07-21T16:45:00Z" w16du:dateUtc="2026-07-21T08:45:00Z">
            <w:rPr>
              <w:lang w:eastAsia="zh-CN"/>
            </w:rPr>
          </w:rPrChange>
        </w:rPr>
        <w:t>印制</w:t>
      </w:r>
      <w:proofErr w:type="gramEnd"/>
      <w:r w:rsidRPr="001505CC">
        <w:rPr>
          <w:sz w:val="28"/>
          <w:szCs w:val="28"/>
          <w:lang w:eastAsia="zh-CN"/>
          <w:rPrChange w:id="150" w:author="y 19" w:date="2026-07-21T16:45:00Z" w16du:dateUtc="2026-07-21T08:45:00Z">
            <w:rPr>
              <w:lang w:eastAsia="zh-CN"/>
            </w:rPr>
          </w:rPrChange>
        </w:rPr>
        <w:t>板验收条件（参考）；</w:t>
      </w:r>
    </w:p>
    <w:p w14:paraId="772A7E68" w14:textId="77777777" w:rsidR="00E438C6" w:rsidRPr="001505CC" w:rsidRDefault="00000000" w:rsidP="001505CC">
      <w:pPr>
        <w:ind w:firstLine="560"/>
        <w:rPr>
          <w:sz w:val="28"/>
          <w:szCs w:val="28"/>
          <w:lang w:eastAsia="zh-CN"/>
          <w:rPrChange w:id="151" w:author="y 19" w:date="2026-07-21T16:45:00Z" w16du:dateUtc="2026-07-21T08:45:00Z">
            <w:rPr>
              <w:lang w:eastAsia="zh-CN"/>
            </w:rPr>
          </w:rPrChange>
        </w:rPr>
        <w:pPrChange w:id="152" w:author="y 19" w:date="2026-07-21T16:45:00Z" w16du:dateUtc="2026-07-21T08:45:00Z">
          <w:pPr>
            <w:ind w:firstLine="640"/>
          </w:pPr>
        </w:pPrChange>
      </w:pPr>
      <w:r w:rsidRPr="001505CC">
        <w:rPr>
          <w:sz w:val="28"/>
          <w:szCs w:val="28"/>
          <w:lang w:eastAsia="zh-CN"/>
          <w:rPrChange w:id="153" w:author="y 19" w:date="2026-07-21T16:45:00Z" w16du:dateUtc="2026-07-21T08:45:00Z">
            <w:rPr>
              <w:lang w:eastAsia="zh-CN"/>
            </w:rPr>
          </w:rPrChange>
        </w:rPr>
        <w:t>——</w:t>
      </w:r>
      <w:r w:rsidRPr="001505CC">
        <w:rPr>
          <w:sz w:val="28"/>
          <w:szCs w:val="28"/>
          <w:lang w:eastAsia="zh-CN"/>
          <w:rPrChange w:id="154" w:author="y 19" w:date="2026-07-21T16:45:00Z" w16du:dateUtc="2026-07-21T08:45:00Z">
            <w:rPr>
              <w:lang w:eastAsia="zh-CN"/>
            </w:rPr>
          </w:rPrChange>
        </w:rPr>
        <w:t>《印制电路制作工国家职业技能标准（</w:t>
      </w:r>
      <w:r w:rsidRPr="001505CC">
        <w:rPr>
          <w:sz w:val="28"/>
          <w:szCs w:val="28"/>
          <w:lang w:eastAsia="zh-CN"/>
          <w:rPrChange w:id="155" w:author="y 19" w:date="2026-07-21T16:45:00Z" w16du:dateUtc="2026-07-21T08:45:00Z">
            <w:rPr>
              <w:lang w:eastAsia="zh-CN"/>
            </w:rPr>
          </w:rPrChange>
        </w:rPr>
        <w:t>2019</w:t>
      </w:r>
      <w:r w:rsidRPr="001505CC">
        <w:rPr>
          <w:sz w:val="28"/>
          <w:szCs w:val="28"/>
          <w:lang w:eastAsia="zh-CN"/>
          <w:rPrChange w:id="156" w:author="y 19" w:date="2026-07-21T16:45:00Z" w16du:dateUtc="2026-07-21T08:45:00Z">
            <w:rPr>
              <w:lang w:eastAsia="zh-CN"/>
            </w:rPr>
          </w:rPrChange>
        </w:rPr>
        <w:t>年版）》；</w:t>
      </w:r>
    </w:p>
    <w:p w14:paraId="3440413C" w14:textId="77777777" w:rsidR="00E438C6" w:rsidRDefault="00000000">
      <w:pPr>
        <w:pStyle w:val="1"/>
        <w:spacing w:before="120" w:after="120"/>
        <w:rPr>
          <w:lang w:eastAsia="zh-CN"/>
        </w:rPr>
      </w:pPr>
      <w:bookmarkStart w:id="157" w:name="_Toc23248"/>
      <w:bookmarkStart w:id="158" w:name="_Toc1128854490"/>
      <w:bookmarkStart w:id="159" w:name="_Toc231709152"/>
      <w:bookmarkStart w:id="160" w:name="_Toc1948946953"/>
      <w:bookmarkStart w:id="161" w:name="_Toc971401148"/>
      <w:r>
        <w:rPr>
          <w:lang w:eastAsia="zh-CN"/>
        </w:rPr>
        <w:t>2.</w:t>
      </w:r>
      <w:r>
        <w:rPr>
          <w:lang w:eastAsia="zh-CN"/>
        </w:rPr>
        <w:t>基本能力与职业标准</w:t>
      </w:r>
      <w:bookmarkEnd w:id="157"/>
      <w:bookmarkEnd w:id="158"/>
      <w:bookmarkEnd w:id="159"/>
      <w:bookmarkEnd w:id="160"/>
      <w:bookmarkEnd w:id="161"/>
    </w:p>
    <w:p w14:paraId="2013728A" w14:textId="77777777" w:rsidR="00E438C6" w:rsidRPr="001505CC" w:rsidRDefault="00000000" w:rsidP="001505CC">
      <w:pPr>
        <w:ind w:firstLine="560"/>
        <w:rPr>
          <w:sz w:val="28"/>
          <w:szCs w:val="28"/>
          <w:lang w:eastAsia="zh-CN"/>
          <w:rPrChange w:id="162" w:author="y 19" w:date="2026-07-21T16:45:00Z" w16du:dateUtc="2026-07-21T08:45:00Z">
            <w:rPr>
              <w:lang w:eastAsia="zh-CN"/>
            </w:rPr>
          </w:rPrChange>
        </w:rPr>
        <w:pPrChange w:id="163" w:author="y 19" w:date="2026-07-21T16:45:00Z" w16du:dateUtc="2026-07-21T08:45:00Z">
          <w:pPr>
            <w:widowControl w:val="0"/>
            <w:ind w:firstLine="640"/>
          </w:pPr>
        </w:pPrChange>
      </w:pPr>
      <w:bookmarkStart w:id="164" w:name="_Toc769400520"/>
      <w:bookmarkStart w:id="165" w:name="_Toc4191688"/>
      <w:bookmarkStart w:id="166" w:name="_Toc1777505512"/>
      <w:bookmarkStart w:id="167" w:name="_Toc1982718520"/>
      <w:r w:rsidRPr="001505CC">
        <w:rPr>
          <w:rFonts w:hint="eastAsia"/>
          <w:sz w:val="28"/>
          <w:szCs w:val="28"/>
          <w:lang w:eastAsia="zh-CN"/>
          <w:rPrChange w:id="168" w:author="y 19" w:date="2026-07-21T16:45:00Z" w16du:dateUtc="2026-07-21T08:45:00Z">
            <w:rPr>
              <w:rFonts w:hint="eastAsia"/>
              <w:lang w:eastAsia="zh-CN"/>
            </w:rPr>
          </w:rPrChange>
        </w:rPr>
        <w:t>本项目以国家职业标准《</w:t>
      </w:r>
      <w:r w:rsidRPr="001505CC">
        <w:rPr>
          <w:rFonts w:hint="eastAsia"/>
          <w:sz w:val="28"/>
          <w:szCs w:val="28"/>
          <w:lang w:eastAsia="zh-CN"/>
          <w:rPrChange w:id="169" w:author="y 19" w:date="2026-07-21T16:45:00Z" w16du:dateUtc="2026-07-21T08:45:00Z">
            <w:rPr>
              <w:rFonts w:hint="eastAsia"/>
              <w:lang w:eastAsia="zh"/>
            </w:rPr>
          </w:rPrChange>
        </w:rPr>
        <w:t>印刷电路制作工</w:t>
      </w:r>
      <w:r w:rsidRPr="001505CC">
        <w:rPr>
          <w:rFonts w:hint="eastAsia"/>
          <w:sz w:val="28"/>
          <w:szCs w:val="28"/>
          <w:lang w:eastAsia="zh-CN"/>
          <w:rPrChange w:id="170" w:author="y 19" w:date="2026-07-21T16:45:00Z" w16du:dateUtc="2026-07-21T08:45:00Z">
            <w:rPr>
              <w:rFonts w:hint="eastAsia"/>
              <w:lang w:eastAsia="zh-CN"/>
            </w:rPr>
          </w:rPrChange>
        </w:rPr>
        <w:t>》的要求为基础。并适当增加新知识、新技术等方面内容。参赛选手应具备</w:t>
      </w:r>
      <w:r w:rsidRPr="001505CC">
        <w:rPr>
          <w:rFonts w:hint="eastAsia"/>
          <w:sz w:val="28"/>
          <w:szCs w:val="28"/>
          <w:lang w:eastAsia="zh-CN"/>
          <w:rPrChange w:id="171" w:author="y 19" w:date="2026-07-21T16:45:00Z" w16du:dateUtc="2026-07-21T08:45:00Z">
            <w:rPr>
              <w:rFonts w:hint="eastAsia"/>
              <w:lang w:eastAsia="zh"/>
            </w:rPr>
          </w:rPrChange>
        </w:rPr>
        <w:t>印刷电路制作</w:t>
      </w:r>
      <w:r w:rsidRPr="001505CC">
        <w:rPr>
          <w:rFonts w:hint="eastAsia"/>
          <w:sz w:val="28"/>
          <w:szCs w:val="28"/>
          <w:lang w:eastAsia="zh-CN"/>
          <w:rPrChange w:id="172" w:author="y 19" w:date="2026-07-21T16:45:00Z" w16du:dateUtc="2026-07-21T08:45:00Z">
            <w:rPr>
              <w:rFonts w:hint="eastAsia"/>
              <w:lang w:eastAsia="zh-CN"/>
            </w:rPr>
          </w:rPrChange>
        </w:rPr>
        <w:t>基础理论知识、</w:t>
      </w:r>
      <w:r w:rsidRPr="001505CC">
        <w:rPr>
          <w:sz w:val="28"/>
          <w:szCs w:val="28"/>
          <w:lang w:eastAsia="zh-CN"/>
          <w:rPrChange w:id="173" w:author="y 19" w:date="2026-07-21T16:45:00Z" w16du:dateUtc="2026-07-21T08:45:00Z">
            <w:rPr>
              <w:lang w:eastAsia="zh-CN"/>
            </w:rPr>
          </w:rPrChange>
        </w:rPr>
        <w:t>PCB</w:t>
      </w:r>
      <w:r w:rsidRPr="001505CC">
        <w:rPr>
          <w:sz w:val="28"/>
          <w:szCs w:val="28"/>
          <w:lang w:eastAsia="zh-CN"/>
          <w:rPrChange w:id="174" w:author="y 19" w:date="2026-07-21T16:45:00Z" w16du:dateUtc="2026-07-21T08:45:00Z">
            <w:rPr>
              <w:lang w:eastAsia="zh-CN"/>
            </w:rPr>
          </w:rPrChange>
        </w:rPr>
        <w:t>设计、</w:t>
      </w:r>
      <w:r w:rsidRPr="001505CC">
        <w:rPr>
          <w:sz w:val="28"/>
          <w:szCs w:val="28"/>
          <w:lang w:eastAsia="zh-CN"/>
          <w:rPrChange w:id="175" w:author="y 19" w:date="2026-07-21T16:45:00Z" w16du:dateUtc="2026-07-21T08:45:00Z">
            <w:rPr>
              <w:lang w:eastAsia="zh-CN"/>
            </w:rPr>
          </w:rPrChange>
        </w:rPr>
        <w:t>CAM</w:t>
      </w:r>
      <w:r w:rsidRPr="001505CC">
        <w:rPr>
          <w:sz w:val="28"/>
          <w:szCs w:val="28"/>
          <w:lang w:eastAsia="zh-CN"/>
          <w:rPrChange w:id="176" w:author="y 19" w:date="2026-07-21T16:45:00Z" w16du:dateUtc="2026-07-21T08:45:00Z">
            <w:rPr>
              <w:lang w:eastAsia="zh-CN"/>
            </w:rPr>
          </w:rPrChange>
        </w:rPr>
        <w:t>工艺审核、成品板质量检测</w:t>
      </w:r>
      <w:r w:rsidRPr="001505CC">
        <w:rPr>
          <w:rFonts w:hint="eastAsia"/>
          <w:sz w:val="28"/>
          <w:szCs w:val="28"/>
          <w:lang w:eastAsia="zh-CN"/>
          <w:rPrChange w:id="177" w:author="y 19" w:date="2026-07-21T16:45:00Z" w16du:dateUtc="2026-07-21T08:45:00Z">
            <w:rPr>
              <w:rFonts w:hint="eastAsia"/>
              <w:lang w:eastAsia="zh-CN"/>
            </w:rPr>
          </w:rPrChange>
        </w:rPr>
        <w:t>等内容。</w:t>
      </w:r>
    </w:p>
    <w:p w14:paraId="251DE683" w14:textId="77777777" w:rsidR="00E438C6" w:rsidRDefault="00000000">
      <w:pPr>
        <w:pStyle w:val="1"/>
        <w:spacing w:before="120" w:after="120"/>
        <w:rPr>
          <w:lang w:eastAsia="zh-CN"/>
        </w:rPr>
      </w:pPr>
      <w:bookmarkStart w:id="178" w:name="_Toc13399"/>
      <w:r>
        <w:rPr>
          <w:lang w:eastAsia="zh-CN"/>
        </w:rPr>
        <w:t>3.</w:t>
      </w:r>
      <w:r>
        <w:rPr>
          <w:lang w:eastAsia="zh-CN"/>
        </w:rPr>
        <w:t>竞赛内容</w:t>
      </w:r>
      <w:bookmarkEnd w:id="164"/>
      <w:bookmarkEnd w:id="165"/>
      <w:bookmarkEnd w:id="166"/>
      <w:bookmarkEnd w:id="167"/>
      <w:bookmarkEnd w:id="178"/>
    </w:p>
    <w:p w14:paraId="0720E2EB" w14:textId="77777777" w:rsidR="00E438C6" w:rsidRDefault="00000000">
      <w:pPr>
        <w:pStyle w:val="21"/>
        <w:spacing w:before="120" w:after="120"/>
        <w:rPr>
          <w:lang w:eastAsia="zh-CN"/>
        </w:rPr>
      </w:pPr>
      <w:bookmarkStart w:id="179" w:name="_Toc30668"/>
      <w:bookmarkStart w:id="180" w:name="_Toc1197933738"/>
      <w:bookmarkStart w:id="181" w:name="_Toc2076926335"/>
      <w:bookmarkStart w:id="182" w:name="_Toc420534859"/>
      <w:bookmarkStart w:id="183" w:name="_Toc482241147"/>
      <w:proofErr w:type="gramStart"/>
      <w:r>
        <w:rPr>
          <w:lang w:eastAsia="zh-CN"/>
        </w:rPr>
        <w:t xml:space="preserve">3.1 </w:t>
      </w:r>
      <w:r>
        <w:rPr>
          <w:lang w:eastAsia="zh-CN"/>
        </w:rPr>
        <w:t>考核</w:t>
      </w:r>
      <w:proofErr w:type="gramEnd"/>
      <w:r>
        <w:rPr>
          <w:lang w:eastAsia="zh-CN"/>
        </w:rPr>
        <w:t>内容</w:t>
      </w:r>
      <w:bookmarkEnd w:id="179"/>
      <w:bookmarkEnd w:id="180"/>
      <w:bookmarkEnd w:id="181"/>
      <w:bookmarkEnd w:id="182"/>
      <w:bookmarkEnd w:id="183"/>
    </w:p>
    <w:p w14:paraId="13AE151C" w14:textId="77777777" w:rsidR="00E438C6" w:rsidRPr="001505CC" w:rsidRDefault="00000000">
      <w:pPr>
        <w:ind w:firstLine="560"/>
        <w:rPr>
          <w:sz w:val="28"/>
          <w:szCs w:val="28"/>
          <w:lang w:eastAsia="zh-CN"/>
          <w:rPrChange w:id="184" w:author="y 19" w:date="2026-07-21T16:45:00Z" w16du:dateUtc="2026-07-21T08:45:00Z">
            <w:rPr>
              <w:lang w:eastAsia="zh-CN"/>
            </w:rPr>
          </w:rPrChange>
        </w:rPr>
      </w:pPr>
      <w:r w:rsidRPr="001505CC">
        <w:rPr>
          <w:sz w:val="28"/>
          <w:szCs w:val="28"/>
          <w:lang w:eastAsia="zh-CN"/>
          <w:rPrChange w:id="185" w:author="y 19" w:date="2026-07-21T16:45:00Z" w16du:dateUtc="2026-07-21T08:45:00Z">
            <w:rPr>
              <w:lang w:eastAsia="zh-CN"/>
            </w:rPr>
          </w:rPrChange>
        </w:rPr>
        <w:t>本项目竞赛由理论</w:t>
      </w:r>
      <w:r w:rsidRPr="001505CC">
        <w:rPr>
          <w:rFonts w:hint="eastAsia"/>
          <w:sz w:val="28"/>
          <w:szCs w:val="28"/>
          <w:lang w:eastAsia="zh-CN"/>
          <w:rPrChange w:id="186" w:author="y 19" w:date="2026-07-21T16:45:00Z" w16du:dateUtc="2026-07-21T08:45:00Z">
            <w:rPr>
              <w:rFonts w:hint="eastAsia"/>
              <w:lang w:eastAsia="zh-CN"/>
            </w:rPr>
          </w:rPrChange>
        </w:rPr>
        <w:t>测试</w:t>
      </w:r>
      <w:r w:rsidRPr="001505CC">
        <w:rPr>
          <w:sz w:val="28"/>
          <w:szCs w:val="28"/>
          <w:lang w:eastAsia="zh-CN"/>
          <w:rPrChange w:id="187" w:author="y 19" w:date="2026-07-21T16:45:00Z" w16du:dateUtc="2026-07-21T08:45:00Z">
            <w:rPr>
              <w:lang w:eastAsia="zh-CN"/>
            </w:rPr>
          </w:rPrChange>
        </w:rPr>
        <w:t>和操作技能考核两部分组成。理论知识占总成绩</w:t>
      </w:r>
      <w:r w:rsidRPr="001505CC">
        <w:rPr>
          <w:sz w:val="28"/>
          <w:szCs w:val="28"/>
          <w:lang w:eastAsia="zh-CN"/>
          <w:rPrChange w:id="188" w:author="y 19" w:date="2026-07-21T16:45:00Z" w16du:dateUtc="2026-07-21T08:45:00Z">
            <w:rPr>
              <w:lang w:eastAsia="zh-CN"/>
            </w:rPr>
          </w:rPrChange>
        </w:rPr>
        <w:t>30%</w:t>
      </w:r>
      <w:r w:rsidRPr="001505CC">
        <w:rPr>
          <w:sz w:val="28"/>
          <w:szCs w:val="28"/>
          <w:lang w:eastAsia="zh-CN"/>
          <w:rPrChange w:id="189" w:author="y 19" w:date="2026-07-21T16:45:00Z" w16du:dateUtc="2026-07-21T08:45:00Z">
            <w:rPr>
              <w:lang w:eastAsia="zh-CN"/>
            </w:rPr>
          </w:rPrChange>
        </w:rPr>
        <w:t>，操作技能占</w:t>
      </w:r>
      <w:r w:rsidRPr="001505CC">
        <w:rPr>
          <w:sz w:val="28"/>
          <w:szCs w:val="28"/>
          <w:lang w:eastAsia="zh-CN"/>
          <w:rPrChange w:id="190" w:author="y 19" w:date="2026-07-21T16:45:00Z" w16du:dateUtc="2026-07-21T08:45:00Z">
            <w:rPr>
              <w:lang w:eastAsia="zh-CN"/>
            </w:rPr>
          </w:rPrChange>
        </w:rPr>
        <w:t>70%</w:t>
      </w:r>
      <w:r w:rsidRPr="001505CC">
        <w:rPr>
          <w:sz w:val="28"/>
          <w:szCs w:val="28"/>
          <w:lang w:eastAsia="zh-CN"/>
          <w:rPrChange w:id="191" w:author="y 19" w:date="2026-07-21T16:45:00Z" w16du:dateUtc="2026-07-21T08:45:00Z">
            <w:rPr>
              <w:lang w:eastAsia="zh-CN"/>
            </w:rPr>
          </w:rPrChange>
        </w:rPr>
        <w:t>。理论</w:t>
      </w:r>
      <w:r w:rsidRPr="001505CC">
        <w:rPr>
          <w:rFonts w:hint="eastAsia"/>
          <w:sz w:val="28"/>
          <w:szCs w:val="28"/>
          <w:lang w:eastAsia="zh-CN"/>
          <w:rPrChange w:id="192" w:author="y 19" w:date="2026-07-21T16:45:00Z" w16du:dateUtc="2026-07-21T08:45:00Z">
            <w:rPr>
              <w:rFonts w:hint="eastAsia"/>
              <w:lang w:eastAsia="zh-CN"/>
            </w:rPr>
          </w:rPrChange>
        </w:rPr>
        <w:t>测试</w:t>
      </w:r>
      <w:r w:rsidRPr="001505CC">
        <w:rPr>
          <w:sz w:val="28"/>
          <w:szCs w:val="28"/>
          <w:lang w:eastAsia="zh-CN"/>
          <w:rPrChange w:id="193" w:author="y 19" w:date="2026-07-21T16:45:00Z" w16du:dateUtc="2026-07-21T08:45:00Z">
            <w:rPr>
              <w:lang w:eastAsia="zh-CN"/>
            </w:rPr>
          </w:rPrChange>
        </w:rPr>
        <w:t>采用</w:t>
      </w:r>
      <w:r w:rsidRPr="001505CC">
        <w:rPr>
          <w:rFonts w:hint="eastAsia"/>
          <w:sz w:val="28"/>
          <w:szCs w:val="28"/>
          <w:lang w:eastAsia="zh-CN"/>
          <w:rPrChange w:id="194" w:author="y 19" w:date="2026-07-21T16:45:00Z" w16du:dateUtc="2026-07-21T08:45:00Z">
            <w:rPr>
              <w:rFonts w:hint="eastAsia"/>
              <w:lang w:eastAsia="zh"/>
            </w:rPr>
          </w:rPrChange>
        </w:rPr>
        <w:t>机</w:t>
      </w:r>
      <w:r w:rsidRPr="001505CC">
        <w:rPr>
          <w:rFonts w:hint="eastAsia"/>
          <w:sz w:val="28"/>
          <w:szCs w:val="28"/>
          <w:lang w:eastAsia="zh-CN"/>
          <w:rPrChange w:id="195" w:author="y 19" w:date="2026-07-21T16:45:00Z" w16du:dateUtc="2026-07-21T08:45:00Z">
            <w:rPr>
              <w:rFonts w:hint="eastAsia"/>
              <w:lang w:eastAsia="zh-CN"/>
            </w:rPr>
          </w:rPrChange>
        </w:rPr>
        <w:t>考</w:t>
      </w:r>
      <w:r w:rsidRPr="001505CC">
        <w:rPr>
          <w:sz w:val="28"/>
          <w:szCs w:val="28"/>
          <w:lang w:eastAsia="zh-CN"/>
          <w:rPrChange w:id="196" w:author="y 19" w:date="2026-07-21T16:45:00Z" w16du:dateUtc="2026-07-21T08:45:00Z">
            <w:rPr>
              <w:lang w:eastAsia="zh-CN"/>
            </w:rPr>
          </w:rPrChange>
        </w:rPr>
        <w:t>方式，操作技能考核采用现场实操方式。总成绩百分制。总成绩相同时，以操作技能成绩高者名次列前。</w:t>
      </w:r>
    </w:p>
    <w:p w14:paraId="186C8E71" w14:textId="77777777" w:rsidR="00E438C6" w:rsidRDefault="00000000">
      <w:pPr>
        <w:pStyle w:val="21"/>
        <w:spacing w:before="120" w:after="120"/>
        <w:rPr>
          <w:lang w:eastAsia="zh-CN"/>
        </w:rPr>
      </w:pPr>
      <w:bookmarkStart w:id="197" w:name="_Toc329716614"/>
      <w:bookmarkStart w:id="198" w:name="_Toc346944948"/>
      <w:bookmarkStart w:id="199" w:name="_Toc1790851574"/>
      <w:bookmarkStart w:id="200" w:name="_Toc5886"/>
      <w:bookmarkStart w:id="201" w:name="_Toc1171167280"/>
      <w:proofErr w:type="gramStart"/>
      <w:r>
        <w:rPr>
          <w:lang w:eastAsia="zh-CN"/>
        </w:rPr>
        <w:t xml:space="preserve">3.2 </w:t>
      </w:r>
      <w:r>
        <w:rPr>
          <w:lang w:eastAsia="zh-CN"/>
        </w:rPr>
        <w:t>竞赛</w:t>
      </w:r>
      <w:proofErr w:type="gramEnd"/>
      <w:r>
        <w:rPr>
          <w:lang w:eastAsia="zh-CN"/>
        </w:rPr>
        <w:t>模块</w:t>
      </w:r>
      <w:bookmarkEnd w:id="197"/>
      <w:bookmarkEnd w:id="198"/>
      <w:bookmarkEnd w:id="199"/>
      <w:bookmarkEnd w:id="200"/>
      <w:bookmarkEnd w:id="201"/>
    </w:p>
    <w:p w14:paraId="17A15288" w14:textId="77777777" w:rsidR="00E438C6" w:rsidRPr="001505CC" w:rsidRDefault="00000000" w:rsidP="001505CC">
      <w:pPr>
        <w:ind w:firstLine="560"/>
        <w:rPr>
          <w:sz w:val="28"/>
          <w:szCs w:val="28"/>
          <w:lang w:eastAsia="zh-CN"/>
          <w:rPrChange w:id="202" w:author="y 19" w:date="2026-07-21T16:45:00Z" w16du:dateUtc="2026-07-21T08:45:00Z">
            <w:rPr>
              <w:lang w:eastAsia="zh-CN"/>
            </w:rPr>
          </w:rPrChange>
        </w:rPr>
        <w:pPrChange w:id="203" w:author="y 19" w:date="2026-07-21T16:45:00Z" w16du:dateUtc="2026-07-21T08:45:00Z">
          <w:pPr>
            <w:ind w:firstLine="640"/>
          </w:pPr>
        </w:pPrChange>
      </w:pPr>
      <w:r w:rsidRPr="001505CC">
        <w:rPr>
          <w:sz w:val="28"/>
          <w:szCs w:val="28"/>
          <w:lang w:eastAsia="zh-CN"/>
          <w:rPrChange w:id="204" w:author="y 19" w:date="2026-07-21T16:45:00Z" w16du:dateUtc="2026-07-21T08:45:00Z">
            <w:rPr>
              <w:lang w:eastAsia="zh-CN"/>
            </w:rPr>
          </w:rPrChange>
        </w:rPr>
        <w:t>学生组竞赛模块及分值分配如下：</w:t>
      </w:r>
    </w:p>
    <w:tbl>
      <w:tblPr>
        <w:tblpPr w:leftFromText="180" w:rightFromText="180" w:vertAnchor="text" w:horzAnchor="margin" w:tblpY="54"/>
        <w:tblW w:w="4998" w:type="pct"/>
        <w:tblBorders>
          <w:top w:val="single" w:sz="12" w:space="0" w:color="auto"/>
          <w:left w:val="none" w:sz="6" w:space="0" w:color="auto"/>
          <w:bottom w:val="single" w:sz="12" w:space="0" w:color="auto"/>
          <w:right w:val="none" w:sz="6" w:space="0" w:color="auto"/>
          <w:insideH w:val="single" w:sz="6" w:space="0" w:color="auto"/>
          <w:insideV w:val="single" w:sz="6" w:space="0" w:color="auto"/>
        </w:tblBorders>
        <w:tblLook w:val="04A0" w:firstRow="1" w:lastRow="0" w:firstColumn="1" w:lastColumn="0" w:noHBand="0" w:noVBand="1"/>
      </w:tblPr>
      <w:tblGrid>
        <w:gridCol w:w="903"/>
        <w:gridCol w:w="2274"/>
        <w:gridCol w:w="1657"/>
        <w:gridCol w:w="926"/>
        <w:gridCol w:w="1286"/>
        <w:gridCol w:w="1263"/>
      </w:tblGrid>
      <w:tr w:rsidR="00E438C6" w14:paraId="3FC2B307" w14:textId="77777777">
        <w:trPr>
          <w:trHeight w:val="460"/>
        </w:trPr>
        <w:tc>
          <w:tcPr>
            <w:tcW w:w="543" w:type="pct"/>
            <w:vMerge w:val="restart"/>
            <w:tcBorders>
              <w:top w:val="single" w:sz="12" w:space="0" w:color="auto"/>
              <w:left w:val="nil"/>
              <w:bottom w:val="single" w:sz="6" w:space="0" w:color="auto"/>
              <w:right w:val="single" w:sz="6" w:space="0" w:color="auto"/>
            </w:tcBorders>
            <w:vAlign w:val="center"/>
          </w:tcPr>
          <w:p w14:paraId="22E7D7D7" w14:textId="77777777" w:rsidR="00E438C6" w:rsidRDefault="00000000">
            <w:pPr>
              <w:widowControl w:val="0"/>
              <w:ind w:firstLineChars="0" w:firstLine="0"/>
              <w:jc w:val="center"/>
              <w:rPr>
                <w:rFonts w:cs="Times New Roman"/>
                <w:b/>
                <w:bCs/>
                <w:kern w:val="2"/>
                <w:sz w:val="24"/>
                <w:szCs w:val="24"/>
                <w:lang w:eastAsia="zh-CN"/>
              </w:rPr>
            </w:pPr>
            <w:bookmarkStart w:id="205" w:name="_Toc1069048857"/>
            <w:bookmarkStart w:id="206" w:name="_Toc588363424"/>
            <w:bookmarkStart w:id="207" w:name="_Toc1459702648"/>
            <w:r>
              <w:rPr>
                <w:rFonts w:cs="Times New Roman" w:hint="eastAsia"/>
                <w:b/>
                <w:bCs/>
                <w:kern w:val="2"/>
                <w:sz w:val="24"/>
                <w:szCs w:val="24"/>
                <w:lang w:eastAsia="zh-CN"/>
              </w:rPr>
              <w:t>模块</w:t>
            </w:r>
            <w:r>
              <w:rPr>
                <w:rFonts w:cs="Times New Roman" w:hint="eastAsia"/>
                <w:b/>
                <w:bCs/>
                <w:kern w:val="2"/>
                <w:sz w:val="24"/>
                <w:szCs w:val="24"/>
                <w:lang w:eastAsia="zh-CN"/>
              </w:rPr>
              <w:lastRenderedPageBreak/>
              <w:t>编号</w:t>
            </w:r>
          </w:p>
        </w:tc>
        <w:tc>
          <w:tcPr>
            <w:tcW w:w="1367" w:type="pct"/>
            <w:vMerge w:val="restart"/>
            <w:tcBorders>
              <w:top w:val="single" w:sz="12" w:space="0" w:color="auto"/>
              <w:left w:val="single" w:sz="6" w:space="0" w:color="auto"/>
              <w:bottom w:val="single" w:sz="6" w:space="0" w:color="auto"/>
              <w:right w:val="single" w:sz="6" w:space="0" w:color="auto"/>
            </w:tcBorders>
            <w:vAlign w:val="center"/>
          </w:tcPr>
          <w:p w14:paraId="335021EE"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lastRenderedPageBreak/>
              <w:t>模块名称</w:t>
            </w:r>
          </w:p>
        </w:tc>
        <w:tc>
          <w:tcPr>
            <w:tcW w:w="997" w:type="pct"/>
            <w:vMerge w:val="restart"/>
            <w:tcBorders>
              <w:top w:val="single" w:sz="12" w:space="0" w:color="auto"/>
              <w:left w:val="single" w:sz="6" w:space="0" w:color="auto"/>
              <w:bottom w:val="single" w:sz="6" w:space="0" w:color="auto"/>
              <w:right w:val="single" w:sz="6" w:space="0" w:color="auto"/>
            </w:tcBorders>
            <w:vAlign w:val="center"/>
          </w:tcPr>
          <w:p w14:paraId="24328499"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竞赛建议</w:t>
            </w:r>
          </w:p>
          <w:p w14:paraId="4115B2F4"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lastRenderedPageBreak/>
              <w:t>时长</w:t>
            </w:r>
            <w:r>
              <w:rPr>
                <w:rFonts w:cs="Times New Roman" w:hint="eastAsia"/>
                <w:b/>
                <w:bCs/>
                <w:kern w:val="2"/>
                <w:sz w:val="24"/>
                <w:szCs w:val="24"/>
                <w:lang w:eastAsia="zh-CN"/>
              </w:rPr>
              <w:t>min</w:t>
            </w:r>
          </w:p>
        </w:tc>
        <w:tc>
          <w:tcPr>
            <w:tcW w:w="2091" w:type="pct"/>
            <w:gridSpan w:val="3"/>
            <w:tcBorders>
              <w:top w:val="single" w:sz="12" w:space="0" w:color="auto"/>
              <w:left w:val="single" w:sz="6" w:space="0" w:color="auto"/>
              <w:bottom w:val="single" w:sz="6" w:space="0" w:color="auto"/>
              <w:right w:val="nil"/>
            </w:tcBorders>
            <w:vAlign w:val="center"/>
          </w:tcPr>
          <w:p w14:paraId="787F1E84"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lastRenderedPageBreak/>
              <w:t>分数</w:t>
            </w:r>
          </w:p>
        </w:tc>
      </w:tr>
      <w:tr w:rsidR="00E438C6" w14:paraId="33A1B6B1" w14:textId="77777777">
        <w:trPr>
          <w:trHeight w:val="460"/>
        </w:trPr>
        <w:tc>
          <w:tcPr>
            <w:tcW w:w="543" w:type="pct"/>
            <w:vMerge/>
            <w:tcBorders>
              <w:top w:val="single" w:sz="12" w:space="0" w:color="auto"/>
              <w:left w:val="nil"/>
              <w:bottom w:val="single" w:sz="6" w:space="0" w:color="auto"/>
              <w:right w:val="single" w:sz="6" w:space="0" w:color="auto"/>
            </w:tcBorders>
            <w:vAlign w:val="center"/>
          </w:tcPr>
          <w:p w14:paraId="2B5ADDCC" w14:textId="77777777" w:rsidR="00E438C6" w:rsidRDefault="00E438C6">
            <w:pPr>
              <w:widowControl w:val="0"/>
              <w:ind w:firstLineChars="0" w:firstLine="0"/>
              <w:jc w:val="center"/>
              <w:rPr>
                <w:rFonts w:cs="Times New Roman"/>
                <w:b/>
                <w:bCs/>
                <w:kern w:val="2"/>
                <w:sz w:val="24"/>
                <w:szCs w:val="24"/>
                <w:lang w:eastAsia="zh-CN"/>
              </w:rPr>
            </w:pPr>
          </w:p>
        </w:tc>
        <w:tc>
          <w:tcPr>
            <w:tcW w:w="1367" w:type="pct"/>
            <w:vMerge/>
            <w:tcBorders>
              <w:top w:val="single" w:sz="12" w:space="0" w:color="auto"/>
              <w:left w:val="single" w:sz="6" w:space="0" w:color="auto"/>
              <w:bottom w:val="single" w:sz="6" w:space="0" w:color="auto"/>
              <w:right w:val="single" w:sz="6" w:space="0" w:color="auto"/>
            </w:tcBorders>
            <w:vAlign w:val="center"/>
          </w:tcPr>
          <w:p w14:paraId="57FBB52C" w14:textId="77777777" w:rsidR="00E438C6" w:rsidRDefault="00E438C6">
            <w:pPr>
              <w:widowControl w:val="0"/>
              <w:ind w:firstLineChars="0" w:firstLine="0"/>
              <w:jc w:val="center"/>
              <w:rPr>
                <w:rFonts w:cs="Times New Roman"/>
                <w:b/>
                <w:bCs/>
                <w:kern w:val="2"/>
                <w:sz w:val="24"/>
                <w:szCs w:val="24"/>
                <w:lang w:eastAsia="zh-CN"/>
              </w:rPr>
            </w:pPr>
          </w:p>
        </w:tc>
        <w:tc>
          <w:tcPr>
            <w:tcW w:w="997" w:type="pct"/>
            <w:vMerge/>
            <w:tcBorders>
              <w:top w:val="single" w:sz="12" w:space="0" w:color="auto"/>
              <w:left w:val="single" w:sz="6" w:space="0" w:color="auto"/>
              <w:bottom w:val="single" w:sz="6" w:space="0" w:color="auto"/>
              <w:right w:val="single" w:sz="6" w:space="0" w:color="auto"/>
            </w:tcBorders>
            <w:vAlign w:val="center"/>
          </w:tcPr>
          <w:p w14:paraId="6E623F8F" w14:textId="77777777" w:rsidR="00E438C6" w:rsidRDefault="00E438C6">
            <w:pPr>
              <w:widowControl w:val="0"/>
              <w:ind w:firstLineChars="0" w:firstLine="0"/>
              <w:jc w:val="center"/>
              <w:rPr>
                <w:rFonts w:cs="Times New Roman"/>
                <w:b/>
                <w:bCs/>
                <w:kern w:val="2"/>
                <w:sz w:val="24"/>
                <w:szCs w:val="24"/>
                <w:lang w:eastAsia="zh-CN"/>
              </w:rPr>
            </w:pPr>
          </w:p>
        </w:tc>
        <w:tc>
          <w:tcPr>
            <w:tcW w:w="557" w:type="pct"/>
            <w:tcBorders>
              <w:top w:val="single" w:sz="6" w:space="0" w:color="auto"/>
              <w:left w:val="single" w:sz="6" w:space="0" w:color="auto"/>
              <w:bottom w:val="single" w:sz="6" w:space="0" w:color="auto"/>
              <w:right w:val="single" w:sz="6" w:space="0" w:color="auto"/>
            </w:tcBorders>
            <w:vAlign w:val="center"/>
          </w:tcPr>
          <w:p w14:paraId="4A2D4457"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评价分</w:t>
            </w:r>
          </w:p>
        </w:tc>
        <w:tc>
          <w:tcPr>
            <w:tcW w:w="774" w:type="pct"/>
            <w:tcBorders>
              <w:top w:val="single" w:sz="6" w:space="0" w:color="auto"/>
              <w:left w:val="single" w:sz="6" w:space="0" w:color="auto"/>
              <w:bottom w:val="single" w:sz="6" w:space="0" w:color="auto"/>
              <w:right w:val="single" w:sz="6" w:space="0" w:color="auto"/>
            </w:tcBorders>
            <w:vAlign w:val="center"/>
          </w:tcPr>
          <w:p w14:paraId="45A38CF4"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测量分</w:t>
            </w:r>
          </w:p>
        </w:tc>
        <w:tc>
          <w:tcPr>
            <w:tcW w:w="760" w:type="pct"/>
            <w:tcBorders>
              <w:top w:val="single" w:sz="6" w:space="0" w:color="auto"/>
              <w:left w:val="single" w:sz="6" w:space="0" w:color="auto"/>
              <w:bottom w:val="single" w:sz="6" w:space="0" w:color="auto"/>
              <w:right w:val="nil"/>
            </w:tcBorders>
            <w:vAlign w:val="center"/>
          </w:tcPr>
          <w:p w14:paraId="2E635431"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合计</w:t>
            </w:r>
          </w:p>
        </w:tc>
      </w:tr>
      <w:tr w:rsidR="00E438C6" w14:paraId="2E1D24DC" w14:textId="77777777">
        <w:trPr>
          <w:trHeight w:val="476"/>
        </w:trPr>
        <w:tc>
          <w:tcPr>
            <w:tcW w:w="543" w:type="pct"/>
            <w:tcBorders>
              <w:top w:val="single" w:sz="6" w:space="0" w:color="auto"/>
              <w:left w:val="nil"/>
              <w:bottom w:val="single" w:sz="6" w:space="0" w:color="auto"/>
              <w:right w:val="single" w:sz="6" w:space="0" w:color="auto"/>
            </w:tcBorders>
            <w:vAlign w:val="center"/>
          </w:tcPr>
          <w:p w14:paraId="5DEA647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A</w:t>
            </w:r>
          </w:p>
        </w:tc>
        <w:tc>
          <w:tcPr>
            <w:tcW w:w="1367" w:type="pct"/>
            <w:tcBorders>
              <w:top w:val="single" w:sz="6" w:space="0" w:color="auto"/>
              <w:left w:val="single" w:sz="6" w:space="0" w:color="auto"/>
              <w:bottom w:val="single" w:sz="6" w:space="0" w:color="auto"/>
              <w:right w:val="single" w:sz="6" w:space="0" w:color="auto"/>
            </w:tcBorders>
            <w:vAlign w:val="center"/>
          </w:tcPr>
          <w:p w14:paraId="041C091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理论测试</w:t>
            </w:r>
          </w:p>
        </w:tc>
        <w:tc>
          <w:tcPr>
            <w:tcW w:w="997" w:type="pct"/>
            <w:tcBorders>
              <w:top w:val="single" w:sz="6" w:space="0" w:color="auto"/>
              <w:left w:val="single" w:sz="6" w:space="0" w:color="auto"/>
              <w:bottom w:val="single" w:sz="6" w:space="0" w:color="auto"/>
              <w:right w:val="single" w:sz="6" w:space="0" w:color="auto"/>
            </w:tcBorders>
          </w:tcPr>
          <w:p w14:paraId="42964AA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45</w:t>
            </w:r>
          </w:p>
        </w:tc>
        <w:tc>
          <w:tcPr>
            <w:tcW w:w="557" w:type="pct"/>
            <w:tcBorders>
              <w:top w:val="single" w:sz="6" w:space="0" w:color="auto"/>
              <w:left w:val="single" w:sz="6" w:space="0" w:color="auto"/>
              <w:bottom w:val="single" w:sz="6" w:space="0" w:color="auto"/>
              <w:right w:val="single" w:sz="6" w:space="0" w:color="auto"/>
            </w:tcBorders>
            <w:vAlign w:val="center"/>
          </w:tcPr>
          <w:p w14:paraId="1ABA5CC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w:t>
            </w:r>
          </w:p>
        </w:tc>
        <w:tc>
          <w:tcPr>
            <w:tcW w:w="774" w:type="pct"/>
            <w:tcBorders>
              <w:top w:val="single" w:sz="6" w:space="0" w:color="auto"/>
              <w:left w:val="single" w:sz="6" w:space="0" w:color="auto"/>
              <w:bottom w:val="single" w:sz="6" w:space="0" w:color="auto"/>
              <w:right w:val="single" w:sz="6" w:space="0" w:color="auto"/>
            </w:tcBorders>
            <w:vAlign w:val="center"/>
          </w:tcPr>
          <w:p w14:paraId="7A85368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100%</w:t>
            </w:r>
          </w:p>
        </w:tc>
        <w:tc>
          <w:tcPr>
            <w:tcW w:w="760" w:type="pct"/>
            <w:tcBorders>
              <w:top w:val="single" w:sz="6" w:space="0" w:color="auto"/>
              <w:left w:val="single" w:sz="6" w:space="0" w:color="auto"/>
              <w:bottom w:val="single" w:sz="6" w:space="0" w:color="auto"/>
              <w:right w:val="nil"/>
            </w:tcBorders>
            <w:vAlign w:val="center"/>
          </w:tcPr>
          <w:p w14:paraId="6389876C"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30</w:t>
            </w:r>
          </w:p>
        </w:tc>
      </w:tr>
      <w:tr w:rsidR="00E438C6" w14:paraId="5DBBFEBD" w14:textId="77777777">
        <w:trPr>
          <w:trHeight w:val="476"/>
        </w:trPr>
        <w:tc>
          <w:tcPr>
            <w:tcW w:w="543" w:type="pct"/>
            <w:tcBorders>
              <w:top w:val="single" w:sz="6" w:space="0" w:color="auto"/>
              <w:left w:val="nil"/>
              <w:bottom w:val="single" w:sz="6" w:space="0" w:color="auto"/>
              <w:right w:val="single" w:sz="6" w:space="0" w:color="auto"/>
            </w:tcBorders>
            <w:vAlign w:val="center"/>
          </w:tcPr>
          <w:p w14:paraId="2F1BD19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B</w:t>
            </w:r>
          </w:p>
        </w:tc>
        <w:tc>
          <w:tcPr>
            <w:tcW w:w="1367" w:type="pct"/>
            <w:tcBorders>
              <w:top w:val="single" w:sz="6" w:space="0" w:color="auto"/>
              <w:left w:val="single" w:sz="6" w:space="0" w:color="auto"/>
              <w:bottom w:val="single" w:sz="6" w:space="0" w:color="auto"/>
              <w:right w:val="single" w:sz="6" w:space="0" w:color="auto"/>
            </w:tcBorders>
            <w:vAlign w:val="center"/>
          </w:tcPr>
          <w:p w14:paraId="5944FE4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EDA</w:t>
            </w:r>
            <w:r>
              <w:rPr>
                <w:rFonts w:cs="Times New Roman" w:hint="eastAsia"/>
                <w:kern w:val="2"/>
                <w:sz w:val="24"/>
                <w:szCs w:val="24"/>
                <w:lang w:eastAsia="zh-CN"/>
              </w:rPr>
              <w:t>工程设计</w:t>
            </w:r>
          </w:p>
        </w:tc>
        <w:tc>
          <w:tcPr>
            <w:tcW w:w="997" w:type="pct"/>
            <w:tcBorders>
              <w:top w:val="single" w:sz="6" w:space="0" w:color="auto"/>
              <w:left w:val="single" w:sz="6" w:space="0" w:color="auto"/>
              <w:bottom w:val="single" w:sz="6" w:space="0" w:color="auto"/>
              <w:right w:val="single" w:sz="6" w:space="0" w:color="auto"/>
            </w:tcBorders>
          </w:tcPr>
          <w:p w14:paraId="46DCA56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75</w:t>
            </w:r>
          </w:p>
        </w:tc>
        <w:tc>
          <w:tcPr>
            <w:tcW w:w="557" w:type="pct"/>
            <w:tcBorders>
              <w:top w:val="single" w:sz="6" w:space="0" w:color="auto"/>
              <w:left w:val="single" w:sz="6" w:space="0" w:color="auto"/>
              <w:bottom w:val="single" w:sz="6" w:space="0" w:color="auto"/>
              <w:right w:val="single" w:sz="6" w:space="0" w:color="auto"/>
            </w:tcBorders>
            <w:vAlign w:val="center"/>
          </w:tcPr>
          <w:p w14:paraId="19C1C9D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80%</w:t>
            </w:r>
          </w:p>
        </w:tc>
        <w:tc>
          <w:tcPr>
            <w:tcW w:w="774" w:type="pct"/>
            <w:tcBorders>
              <w:top w:val="single" w:sz="6" w:space="0" w:color="auto"/>
              <w:left w:val="single" w:sz="6" w:space="0" w:color="auto"/>
              <w:bottom w:val="single" w:sz="6" w:space="0" w:color="auto"/>
              <w:right w:val="single" w:sz="6" w:space="0" w:color="auto"/>
            </w:tcBorders>
            <w:vAlign w:val="center"/>
          </w:tcPr>
          <w:p w14:paraId="3A6A09A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20%</w:t>
            </w:r>
          </w:p>
        </w:tc>
        <w:tc>
          <w:tcPr>
            <w:tcW w:w="760" w:type="pct"/>
            <w:tcBorders>
              <w:top w:val="single" w:sz="6" w:space="0" w:color="auto"/>
              <w:left w:val="single" w:sz="6" w:space="0" w:color="auto"/>
              <w:bottom w:val="single" w:sz="6" w:space="0" w:color="auto"/>
              <w:right w:val="nil"/>
            </w:tcBorders>
            <w:vAlign w:val="center"/>
          </w:tcPr>
          <w:p w14:paraId="110090B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25</w:t>
            </w:r>
          </w:p>
        </w:tc>
      </w:tr>
      <w:tr w:rsidR="00E438C6" w14:paraId="6238A0E6" w14:textId="77777777">
        <w:trPr>
          <w:trHeight w:val="920"/>
        </w:trPr>
        <w:tc>
          <w:tcPr>
            <w:tcW w:w="543" w:type="pct"/>
            <w:tcBorders>
              <w:top w:val="single" w:sz="6" w:space="0" w:color="auto"/>
              <w:left w:val="nil"/>
              <w:bottom w:val="single" w:sz="6" w:space="0" w:color="auto"/>
              <w:right w:val="single" w:sz="6" w:space="0" w:color="auto"/>
            </w:tcBorders>
            <w:vAlign w:val="center"/>
          </w:tcPr>
          <w:p w14:paraId="10287F17"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C</w:t>
            </w:r>
          </w:p>
        </w:tc>
        <w:tc>
          <w:tcPr>
            <w:tcW w:w="1367" w:type="pct"/>
            <w:tcBorders>
              <w:top w:val="single" w:sz="6" w:space="0" w:color="auto"/>
              <w:left w:val="single" w:sz="6" w:space="0" w:color="auto"/>
              <w:bottom w:val="single" w:sz="6" w:space="0" w:color="auto"/>
              <w:right w:val="single" w:sz="6" w:space="0" w:color="auto"/>
            </w:tcBorders>
            <w:vAlign w:val="center"/>
          </w:tcPr>
          <w:p w14:paraId="7CA0547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CAM</w:t>
            </w:r>
            <w:r>
              <w:rPr>
                <w:rFonts w:cs="Times New Roman" w:hint="eastAsia"/>
                <w:kern w:val="2"/>
                <w:sz w:val="24"/>
                <w:szCs w:val="24"/>
                <w:lang w:eastAsia="zh-CN"/>
              </w:rPr>
              <w:t>审核与工艺文件编制</w:t>
            </w:r>
          </w:p>
        </w:tc>
        <w:tc>
          <w:tcPr>
            <w:tcW w:w="997" w:type="pct"/>
            <w:tcBorders>
              <w:top w:val="single" w:sz="6" w:space="0" w:color="auto"/>
              <w:left w:val="single" w:sz="6" w:space="0" w:color="auto"/>
              <w:bottom w:val="single" w:sz="6" w:space="0" w:color="auto"/>
              <w:right w:val="single" w:sz="6" w:space="0" w:color="auto"/>
            </w:tcBorders>
            <w:vAlign w:val="center"/>
          </w:tcPr>
          <w:p w14:paraId="2DD4710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60</w:t>
            </w:r>
          </w:p>
        </w:tc>
        <w:tc>
          <w:tcPr>
            <w:tcW w:w="557" w:type="pct"/>
            <w:tcBorders>
              <w:top w:val="single" w:sz="6" w:space="0" w:color="auto"/>
              <w:left w:val="single" w:sz="6" w:space="0" w:color="auto"/>
              <w:bottom w:val="single" w:sz="6" w:space="0" w:color="auto"/>
              <w:right w:val="single" w:sz="6" w:space="0" w:color="auto"/>
            </w:tcBorders>
            <w:vAlign w:val="center"/>
          </w:tcPr>
          <w:p w14:paraId="4A001A3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60%</w:t>
            </w:r>
          </w:p>
        </w:tc>
        <w:tc>
          <w:tcPr>
            <w:tcW w:w="774" w:type="pct"/>
            <w:tcBorders>
              <w:top w:val="single" w:sz="6" w:space="0" w:color="auto"/>
              <w:left w:val="single" w:sz="6" w:space="0" w:color="auto"/>
              <w:bottom w:val="single" w:sz="6" w:space="0" w:color="auto"/>
              <w:right w:val="single" w:sz="6" w:space="0" w:color="auto"/>
            </w:tcBorders>
            <w:vAlign w:val="center"/>
          </w:tcPr>
          <w:p w14:paraId="00FB7F1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40%</w:t>
            </w:r>
          </w:p>
        </w:tc>
        <w:tc>
          <w:tcPr>
            <w:tcW w:w="760" w:type="pct"/>
            <w:tcBorders>
              <w:top w:val="single" w:sz="6" w:space="0" w:color="auto"/>
              <w:left w:val="single" w:sz="6" w:space="0" w:color="auto"/>
              <w:bottom w:val="single" w:sz="6" w:space="0" w:color="auto"/>
              <w:right w:val="nil"/>
            </w:tcBorders>
            <w:vAlign w:val="center"/>
          </w:tcPr>
          <w:p w14:paraId="4B4647A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20</w:t>
            </w:r>
          </w:p>
        </w:tc>
      </w:tr>
      <w:tr w:rsidR="00E438C6" w14:paraId="7A5E67F0" w14:textId="77777777">
        <w:trPr>
          <w:trHeight w:val="460"/>
        </w:trPr>
        <w:tc>
          <w:tcPr>
            <w:tcW w:w="543" w:type="pct"/>
            <w:tcBorders>
              <w:top w:val="single" w:sz="6" w:space="0" w:color="auto"/>
              <w:left w:val="nil"/>
              <w:bottom w:val="single" w:sz="6" w:space="0" w:color="auto"/>
              <w:right w:val="single" w:sz="6" w:space="0" w:color="auto"/>
            </w:tcBorders>
            <w:vAlign w:val="center"/>
          </w:tcPr>
          <w:p w14:paraId="31816FD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D</w:t>
            </w:r>
          </w:p>
        </w:tc>
        <w:tc>
          <w:tcPr>
            <w:tcW w:w="1367" w:type="pct"/>
            <w:tcBorders>
              <w:top w:val="single" w:sz="6" w:space="0" w:color="auto"/>
              <w:left w:val="single" w:sz="6" w:space="0" w:color="auto"/>
              <w:bottom w:val="single" w:sz="6" w:space="0" w:color="auto"/>
              <w:right w:val="single" w:sz="6" w:space="0" w:color="auto"/>
            </w:tcBorders>
            <w:vAlign w:val="center"/>
          </w:tcPr>
          <w:p w14:paraId="4DABA41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成品板质量检测与缺陷分析</w:t>
            </w:r>
          </w:p>
        </w:tc>
        <w:tc>
          <w:tcPr>
            <w:tcW w:w="997" w:type="pct"/>
            <w:tcBorders>
              <w:top w:val="single" w:sz="6" w:space="0" w:color="auto"/>
              <w:left w:val="single" w:sz="6" w:space="0" w:color="auto"/>
              <w:bottom w:val="single" w:sz="6" w:space="0" w:color="auto"/>
              <w:right w:val="single" w:sz="6" w:space="0" w:color="auto"/>
            </w:tcBorders>
            <w:vAlign w:val="center"/>
          </w:tcPr>
          <w:p w14:paraId="4CC2767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60</w:t>
            </w:r>
          </w:p>
        </w:tc>
        <w:tc>
          <w:tcPr>
            <w:tcW w:w="557" w:type="pct"/>
            <w:tcBorders>
              <w:top w:val="single" w:sz="6" w:space="0" w:color="auto"/>
              <w:left w:val="single" w:sz="6" w:space="0" w:color="auto"/>
              <w:bottom w:val="single" w:sz="6" w:space="0" w:color="auto"/>
              <w:right w:val="single" w:sz="6" w:space="0" w:color="auto"/>
            </w:tcBorders>
            <w:vAlign w:val="center"/>
          </w:tcPr>
          <w:p w14:paraId="5B47C65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10%</w:t>
            </w:r>
          </w:p>
        </w:tc>
        <w:tc>
          <w:tcPr>
            <w:tcW w:w="774" w:type="pct"/>
            <w:tcBorders>
              <w:top w:val="single" w:sz="6" w:space="0" w:color="auto"/>
              <w:left w:val="single" w:sz="6" w:space="0" w:color="auto"/>
              <w:bottom w:val="single" w:sz="6" w:space="0" w:color="auto"/>
              <w:right w:val="single" w:sz="6" w:space="0" w:color="auto"/>
            </w:tcBorders>
            <w:vAlign w:val="center"/>
          </w:tcPr>
          <w:p w14:paraId="6B8FDA67"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90%</w:t>
            </w:r>
          </w:p>
        </w:tc>
        <w:tc>
          <w:tcPr>
            <w:tcW w:w="760" w:type="pct"/>
            <w:tcBorders>
              <w:top w:val="single" w:sz="6" w:space="0" w:color="auto"/>
              <w:left w:val="single" w:sz="6" w:space="0" w:color="auto"/>
              <w:bottom w:val="single" w:sz="6" w:space="0" w:color="auto"/>
              <w:right w:val="nil"/>
            </w:tcBorders>
            <w:vAlign w:val="center"/>
          </w:tcPr>
          <w:p w14:paraId="08BA9E7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25</w:t>
            </w:r>
          </w:p>
        </w:tc>
      </w:tr>
      <w:tr w:rsidR="00E438C6" w14:paraId="1A21E1D6" w14:textId="77777777">
        <w:trPr>
          <w:trHeight w:val="460"/>
        </w:trPr>
        <w:tc>
          <w:tcPr>
            <w:tcW w:w="1910" w:type="pct"/>
            <w:gridSpan w:val="2"/>
            <w:tcBorders>
              <w:top w:val="single" w:sz="6" w:space="0" w:color="auto"/>
              <w:left w:val="nil"/>
              <w:bottom w:val="single" w:sz="12" w:space="0" w:color="auto"/>
              <w:right w:val="single" w:sz="6" w:space="0" w:color="auto"/>
            </w:tcBorders>
            <w:vAlign w:val="center"/>
          </w:tcPr>
          <w:p w14:paraId="12C6562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总计</w:t>
            </w:r>
          </w:p>
        </w:tc>
        <w:tc>
          <w:tcPr>
            <w:tcW w:w="997" w:type="pct"/>
            <w:tcBorders>
              <w:top w:val="single" w:sz="6" w:space="0" w:color="auto"/>
              <w:left w:val="single" w:sz="6" w:space="0" w:color="auto"/>
              <w:bottom w:val="single" w:sz="12" w:space="0" w:color="auto"/>
              <w:right w:val="single" w:sz="6" w:space="0" w:color="auto"/>
            </w:tcBorders>
          </w:tcPr>
          <w:p w14:paraId="5DE4DD1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240</w:t>
            </w:r>
          </w:p>
        </w:tc>
        <w:tc>
          <w:tcPr>
            <w:tcW w:w="557" w:type="pct"/>
            <w:tcBorders>
              <w:top w:val="single" w:sz="6" w:space="0" w:color="auto"/>
              <w:left w:val="single" w:sz="6" w:space="0" w:color="auto"/>
              <w:bottom w:val="single" w:sz="12" w:space="0" w:color="auto"/>
              <w:right w:val="single" w:sz="6" w:space="0" w:color="auto"/>
            </w:tcBorders>
            <w:vAlign w:val="center"/>
          </w:tcPr>
          <w:p w14:paraId="3002353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w:t>
            </w:r>
          </w:p>
        </w:tc>
        <w:tc>
          <w:tcPr>
            <w:tcW w:w="774" w:type="pct"/>
            <w:tcBorders>
              <w:top w:val="single" w:sz="6" w:space="0" w:color="auto"/>
              <w:left w:val="single" w:sz="6" w:space="0" w:color="auto"/>
              <w:bottom w:val="single" w:sz="12" w:space="0" w:color="auto"/>
              <w:right w:val="single" w:sz="6" w:space="0" w:color="auto"/>
            </w:tcBorders>
            <w:vAlign w:val="center"/>
          </w:tcPr>
          <w:p w14:paraId="5FC0368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w:t>
            </w:r>
          </w:p>
        </w:tc>
        <w:tc>
          <w:tcPr>
            <w:tcW w:w="760" w:type="pct"/>
            <w:tcBorders>
              <w:top w:val="single" w:sz="6" w:space="0" w:color="auto"/>
              <w:left w:val="single" w:sz="6" w:space="0" w:color="auto"/>
              <w:bottom w:val="single" w:sz="12" w:space="0" w:color="auto"/>
              <w:right w:val="nil"/>
            </w:tcBorders>
            <w:vAlign w:val="center"/>
          </w:tcPr>
          <w:p w14:paraId="6BF7BD3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100</w:t>
            </w:r>
          </w:p>
        </w:tc>
      </w:tr>
    </w:tbl>
    <w:p w14:paraId="20E18AE9" w14:textId="77777777" w:rsidR="00E438C6" w:rsidRDefault="00000000">
      <w:pPr>
        <w:pStyle w:val="21"/>
        <w:spacing w:before="120" w:after="120"/>
        <w:rPr>
          <w:lang w:eastAsia="zh-CN"/>
        </w:rPr>
      </w:pPr>
      <w:bookmarkStart w:id="208" w:name="_Toc12201"/>
      <w:bookmarkStart w:id="209" w:name="_Toc1994302187"/>
      <w:proofErr w:type="gramStart"/>
      <w:r>
        <w:rPr>
          <w:lang w:eastAsia="zh-CN"/>
        </w:rPr>
        <w:t xml:space="preserve">3.3 </w:t>
      </w:r>
      <w:r>
        <w:rPr>
          <w:lang w:eastAsia="zh-CN"/>
        </w:rPr>
        <w:t>模块</w:t>
      </w:r>
      <w:proofErr w:type="gramEnd"/>
      <w:r>
        <w:rPr>
          <w:lang w:eastAsia="zh-CN"/>
        </w:rPr>
        <w:t>简述</w:t>
      </w:r>
      <w:bookmarkEnd w:id="205"/>
      <w:bookmarkEnd w:id="206"/>
      <w:bookmarkEnd w:id="207"/>
      <w:bookmarkEnd w:id="208"/>
      <w:bookmarkEnd w:id="209"/>
    </w:p>
    <w:p w14:paraId="079AE104" w14:textId="77777777" w:rsidR="00E438C6" w:rsidRDefault="00000000">
      <w:pPr>
        <w:pStyle w:val="21"/>
        <w:spacing w:before="120" w:after="120"/>
        <w:rPr>
          <w:lang w:eastAsia="zh-CN"/>
        </w:rPr>
      </w:pPr>
      <w:bookmarkStart w:id="210" w:name="_Toc1205748540"/>
      <w:bookmarkStart w:id="211" w:name="_Toc1626772579"/>
      <w:bookmarkStart w:id="212" w:name="_Toc965629317"/>
      <w:bookmarkStart w:id="213" w:name="_Toc779365452"/>
      <w:bookmarkStart w:id="214" w:name="_Toc10775"/>
      <w:r>
        <w:rPr>
          <w:lang w:eastAsia="zh-CN"/>
        </w:rPr>
        <w:t>3.3.</w:t>
      </w:r>
      <w:proofErr w:type="gramStart"/>
      <w:r>
        <w:rPr>
          <w:lang w:eastAsia="zh-CN"/>
        </w:rPr>
        <w:t xml:space="preserve">1 </w:t>
      </w:r>
      <w:r>
        <w:rPr>
          <w:lang w:eastAsia="zh-CN"/>
        </w:rPr>
        <w:t>模块</w:t>
      </w:r>
      <w:proofErr w:type="gramEnd"/>
      <w:r>
        <w:rPr>
          <w:rFonts w:hint="eastAsia"/>
          <w:lang w:eastAsia="zh"/>
        </w:rPr>
        <w:t>A</w:t>
      </w:r>
      <w:r>
        <w:rPr>
          <w:lang w:eastAsia="zh-CN"/>
        </w:rPr>
        <w:t>：理论</w:t>
      </w:r>
      <w:r>
        <w:rPr>
          <w:rFonts w:hint="eastAsia"/>
          <w:lang w:eastAsia="zh-CN"/>
        </w:rPr>
        <w:t>测试</w:t>
      </w:r>
      <w:bookmarkEnd w:id="210"/>
      <w:bookmarkEnd w:id="211"/>
      <w:bookmarkEnd w:id="212"/>
      <w:bookmarkEnd w:id="213"/>
      <w:bookmarkEnd w:id="214"/>
    </w:p>
    <w:p w14:paraId="5BB71E28" w14:textId="77777777" w:rsidR="00E438C6" w:rsidRPr="001505CC" w:rsidRDefault="00000000">
      <w:pPr>
        <w:ind w:firstLine="560"/>
        <w:rPr>
          <w:rFonts w:cs="Times New Roman"/>
          <w:color w:val="auto"/>
          <w:kern w:val="2"/>
          <w:sz w:val="28"/>
          <w:szCs w:val="24"/>
          <w:lang w:eastAsia="zh-CN"/>
          <w:rPrChange w:id="215" w:author="y 19" w:date="2026-07-21T16:49:00Z" w16du:dateUtc="2026-07-21T08:49:00Z">
            <w:rPr>
              <w:lang w:eastAsia="zh-CN"/>
            </w:rPr>
          </w:rPrChange>
        </w:rPr>
      </w:pPr>
      <w:bookmarkStart w:id="216" w:name="_Toc1730859163"/>
      <w:bookmarkStart w:id="217" w:name="_Toc1648337194"/>
      <w:bookmarkStart w:id="218" w:name="_Toc35299145"/>
      <w:r w:rsidRPr="001505CC">
        <w:rPr>
          <w:rFonts w:cs="Times New Roman" w:hint="eastAsia"/>
          <w:color w:val="auto"/>
          <w:kern w:val="2"/>
          <w:sz w:val="28"/>
          <w:szCs w:val="24"/>
          <w:lang w:eastAsia="zh-CN"/>
          <w:rPrChange w:id="219" w:author="y 19" w:date="2026-07-21T16:45:00Z" w16du:dateUtc="2026-07-21T08:45:00Z">
            <w:rPr>
              <w:rFonts w:hint="eastAsia"/>
              <w:lang w:eastAsia="zh-CN"/>
            </w:rPr>
          </w:rPrChange>
        </w:rPr>
        <w:t>试题含单选题</w:t>
      </w:r>
      <w:r w:rsidRPr="001505CC">
        <w:rPr>
          <w:rFonts w:cs="Times New Roman" w:hint="eastAsia"/>
          <w:color w:val="auto"/>
          <w:kern w:val="2"/>
          <w:sz w:val="28"/>
          <w:szCs w:val="24"/>
          <w:lang w:eastAsia="zh-CN"/>
          <w:rPrChange w:id="220" w:author="y 19" w:date="2026-07-21T16:49:00Z" w16du:dateUtc="2026-07-21T08:49:00Z">
            <w:rPr>
              <w:rFonts w:hint="eastAsia"/>
              <w:lang w:eastAsia="zh-CN"/>
            </w:rPr>
          </w:rPrChange>
        </w:rPr>
        <w:t>、多选题、判断题等题型，主要考查从事本职业应掌握的基础知识和专业知识。包括但不限于：</w:t>
      </w:r>
      <w:r w:rsidRPr="001505CC">
        <w:rPr>
          <w:rFonts w:cs="Times New Roman"/>
          <w:color w:val="auto"/>
          <w:kern w:val="2"/>
          <w:sz w:val="28"/>
          <w:szCs w:val="24"/>
          <w:lang w:eastAsia="zh-CN"/>
          <w:rPrChange w:id="221" w:author="y 19" w:date="2026-07-21T16:49:00Z" w16du:dateUtc="2026-07-21T08:49:00Z">
            <w:rPr>
              <w:lang w:eastAsia="zh-CN"/>
            </w:rPr>
          </w:rPrChange>
        </w:rPr>
        <w:t>印制电路制作工国家职业技能标准</w:t>
      </w:r>
      <w:r w:rsidRPr="001505CC">
        <w:rPr>
          <w:rFonts w:cs="Times New Roman" w:hint="eastAsia"/>
          <w:color w:val="auto"/>
          <w:kern w:val="2"/>
          <w:sz w:val="28"/>
          <w:szCs w:val="24"/>
          <w:lang w:eastAsia="zh-CN"/>
          <w:rPrChange w:id="222" w:author="y 19" w:date="2026-07-21T16:49:00Z" w16du:dateUtc="2026-07-21T08:49:00Z">
            <w:rPr>
              <w:rFonts w:hint="eastAsia"/>
              <w:lang w:eastAsia="zh-CN"/>
            </w:rPr>
          </w:rPrChange>
        </w:rPr>
        <w:t>（</w:t>
      </w:r>
      <w:r w:rsidRPr="001505CC">
        <w:rPr>
          <w:rFonts w:cs="Times New Roman" w:hint="eastAsia"/>
          <w:color w:val="auto"/>
          <w:kern w:val="2"/>
          <w:sz w:val="28"/>
          <w:szCs w:val="24"/>
          <w:lang w:eastAsia="zh-CN"/>
          <w:rPrChange w:id="223" w:author="y 19" w:date="2026-07-21T16:49:00Z" w16du:dateUtc="2026-07-21T08:49:00Z">
            <w:rPr>
              <w:rFonts w:hint="eastAsia"/>
              <w:lang w:eastAsia="zh-CN"/>
            </w:rPr>
          </w:rPrChange>
        </w:rPr>
        <w:t>2019</w:t>
      </w:r>
      <w:r w:rsidRPr="001505CC">
        <w:rPr>
          <w:rFonts w:cs="Times New Roman" w:hint="eastAsia"/>
          <w:color w:val="auto"/>
          <w:kern w:val="2"/>
          <w:sz w:val="28"/>
          <w:szCs w:val="24"/>
          <w:lang w:eastAsia="zh-CN"/>
          <w:rPrChange w:id="224" w:author="y 19" w:date="2026-07-21T16:49:00Z" w16du:dateUtc="2026-07-21T08:49:00Z">
            <w:rPr>
              <w:rFonts w:hint="eastAsia"/>
              <w:lang w:eastAsia="zh-CN"/>
            </w:rPr>
          </w:rPrChange>
        </w:rPr>
        <w:t>版）</w:t>
      </w:r>
      <w:proofErr w:type="gramStart"/>
      <w:r w:rsidRPr="001505CC">
        <w:rPr>
          <w:rFonts w:cs="Times New Roman" w:hint="eastAsia"/>
          <w:color w:val="auto"/>
          <w:kern w:val="2"/>
          <w:sz w:val="28"/>
          <w:szCs w:val="24"/>
          <w:lang w:eastAsia="zh-CN"/>
          <w:rPrChange w:id="225" w:author="y 19" w:date="2026-07-21T16:49:00Z" w16du:dateUtc="2026-07-21T08:49:00Z">
            <w:rPr>
              <w:rFonts w:hint="eastAsia"/>
              <w:lang w:eastAsia="zh-CN"/>
            </w:rPr>
          </w:rPrChange>
        </w:rPr>
        <w:t>"</w:t>
      </w:r>
      <w:r w:rsidRPr="001505CC">
        <w:rPr>
          <w:rFonts w:cs="Times New Roman" w:hint="eastAsia"/>
          <w:color w:val="auto"/>
          <w:kern w:val="2"/>
          <w:sz w:val="28"/>
          <w:szCs w:val="24"/>
          <w:lang w:eastAsia="zh-CN"/>
          <w:rPrChange w:id="226" w:author="y 19" w:date="2026-07-21T16:49:00Z" w16du:dateUtc="2026-07-21T08:49:00Z">
            <w:rPr>
              <w:rFonts w:hint="eastAsia"/>
              <w:lang w:eastAsia="zh-CN"/>
            </w:rPr>
          </w:rPrChange>
        </w:rPr>
        <w:t>应知</w:t>
      </w:r>
      <w:r w:rsidRPr="001505CC">
        <w:rPr>
          <w:rFonts w:cs="Times New Roman" w:hint="eastAsia"/>
          <w:color w:val="auto"/>
          <w:kern w:val="2"/>
          <w:sz w:val="28"/>
          <w:szCs w:val="24"/>
          <w:lang w:eastAsia="zh-CN"/>
          <w:rPrChange w:id="227" w:author="y 19" w:date="2026-07-21T16:49:00Z" w16du:dateUtc="2026-07-21T08:49:00Z">
            <w:rPr>
              <w:rFonts w:hint="eastAsia"/>
              <w:lang w:eastAsia="zh-CN"/>
            </w:rPr>
          </w:rPrChange>
        </w:rPr>
        <w:t>"</w:t>
      </w:r>
      <w:proofErr w:type="gramEnd"/>
      <w:r w:rsidRPr="001505CC">
        <w:rPr>
          <w:rFonts w:cs="Times New Roman" w:hint="eastAsia"/>
          <w:color w:val="auto"/>
          <w:kern w:val="2"/>
          <w:sz w:val="28"/>
          <w:szCs w:val="24"/>
          <w:lang w:eastAsia="zh-CN"/>
          <w:rPrChange w:id="228" w:author="y 19" w:date="2026-07-21T16:49:00Z" w16du:dateUtc="2026-07-21T08:49:00Z">
            <w:rPr>
              <w:rFonts w:hint="eastAsia"/>
              <w:lang w:eastAsia="zh-CN"/>
            </w:rPr>
          </w:rPrChange>
        </w:rPr>
        <w:t>部分、相应的法律法规及思政等内容。</w:t>
      </w:r>
    </w:p>
    <w:p w14:paraId="1B0CDE38" w14:textId="77777777" w:rsidR="00E438C6" w:rsidRDefault="00000000">
      <w:pPr>
        <w:pStyle w:val="21"/>
        <w:spacing w:before="120" w:after="120"/>
        <w:rPr>
          <w:lang w:eastAsia="zh-CN"/>
        </w:rPr>
      </w:pPr>
      <w:bookmarkStart w:id="229" w:name="_Toc14317"/>
      <w:bookmarkStart w:id="230" w:name="_Toc1296453117"/>
      <w:r>
        <w:rPr>
          <w:lang w:eastAsia="zh-CN"/>
        </w:rPr>
        <w:t>3.3.</w:t>
      </w:r>
      <w:proofErr w:type="gramStart"/>
      <w:r>
        <w:rPr>
          <w:lang w:eastAsia="zh-CN"/>
        </w:rPr>
        <w:t xml:space="preserve">2 </w:t>
      </w:r>
      <w:r>
        <w:rPr>
          <w:lang w:eastAsia="zh-CN"/>
        </w:rPr>
        <w:t>模块</w:t>
      </w:r>
      <w:proofErr w:type="gramEnd"/>
      <w:r>
        <w:rPr>
          <w:rFonts w:hint="eastAsia"/>
          <w:lang w:eastAsia="zh"/>
        </w:rPr>
        <w:t>B</w:t>
      </w:r>
      <w:r>
        <w:rPr>
          <w:lang w:eastAsia="zh-CN"/>
        </w:rPr>
        <w:t>：</w:t>
      </w:r>
      <w:r>
        <w:rPr>
          <w:lang w:eastAsia="zh-CN"/>
        </w:rPr>
        <w:t>EDA</w:t>
      </w:r>
      <w:r>
        <w:rPr>
          <w:lang w:eastAsia="zh-CN"/>
        </w:rPr>
        <w:t>工程设计</w:t>
      </w:r>
      <w:bookmarkEnd w:id="216"/>
      <w:bookmarkEnd w:id="217"/>
      <w:bookmarkEnd w:id="218"/>
      <w:bookmarkEnd w:id="229"/>
      <w:bookmarkEnd w:id="230"/>
    </w:p>
    <w:p w14:paraId="57B5BD38" w14:textId="77777777" w:rsidR="00E438C6" w:rsidRPr="001505CC" w:rsidRDefault="00000000">
      <w:pPr>
        <w:ind w:firstLine="560"/>
        <w:rPr>
          <w:rFonts w:cs="Times New Roman"/>
          <w:color w:val="auto"/>
          <w:kern w:val="2"/>
          <w:sz w:val="28"/>
          <w:szCs w:val="24"/>
          <w:lang w:eastAsia="zh-CN"/>
          <w:rPrChange w:id="231" w:author="y 19" w:date="2026-07-21T16:45:00Z" w16du:dateUtc="2026-07-21T08:45:00Z">
            <w:rPr>
              <w:lang w:eastAsia="zh-CN"/>
            </w:rPr>
          </w:rPrChange>
        </w:rPr>
      </w:pPr>
      <w:bookmarkStart w:id="232" w:name="_Toc1962381804"/>
      <w:bookmarkStart w:id="233" w:name="_Toc1505799113"/>
      <w:bookmarkStart w:id="234" w:name="_Toc1016484554"/>
      <w:r w:rsidRPr="001505CC">
        <w:rPr>
          <w:rFonts w:cs="Times New Roman" w:hint="eastAsia"/>
          <w:color w:val="auto"/>
          <w:kern w:val="2"/>
          <w:sz w:val="28"/>
          <w:szCs w:val="24"/>
          <w:lang w:eastAsia="zh-CN"/>
          <w:rPrChange w:id="235" w:author="y 19" w:date="2026-07-21T16:45:00Z" w16du:dateUtc="2026-07-21T08:45:00Z">
            <w:rPr>
              <w:rFonts w:hint="eastAsia"/>
              <w:lang w:eastAsia="zh-CN"/>
            </w:rPr>
          </w:rPrChange>
        </w:rPr>
        <w:t>选手使用指定</w:t>
      </w:r>
      <w:r w:rsidRPr="001505CC">
        <w:rPr>
          <w:rFonts w:cs="Times New Roman" w:hint="eastAsia"/>
          <w:color w:val="auto"/>
          <w:kern w:val="2"/>
          <w:sz w:val="28"/>
          <w:szCs w:val="24"/>
          <w:lang w:eastAsia="zh-CN"/>
          <w:rPrChange w:id="236" w:author="y 19" w:date="2026-07-21T16:45:00Z" w16du:dateUtc="2026-07-21T08:45:00Z">
            <w:rPr>
              <w:rFonts w:hint="eastAsia"/>
              <w:lang w:eastAsia="zh-CN"/>
            </w:rPr>
          </w:rPrChange>
        </w:rPr>
        <w:t>EDA</w:t>
      </w:r>
      <w:r w:rsidRPr="001505CC">
        <w:rPr>
          <w:rFonts w:cs="Times New Roman" w:hint="eastAsia"/>
          <w:color w:val="auto"/>
          <w:kern w:val="2"/>
          <w:sz w:val="28"/>
          <w:szCs w:val="24"/>
          <w:lang w:eastAsia="zh-CN"/>
          <w:rPrChange w:id="237" w:author="y 19" w:date="2026-07-21T16:45:00Z" w16du:dateUtc="2026-07-21T08:45:00Z">
            <w:rPr>
              <w:rFonts w:hint="eastAsia"/>
              <w:lang w:eastAsia="zh-CN"/>
            </w:rPr>
          </w:rPrChange>
        </w:rPr>
        <w:t>软件（立创</w:t>
      </w:r>
      <w:r w:rsidRPr="001505CC">
        <w:rPr>
          <w:rFonts w:cs="Times New Roman" w:hint="eastAsia"/>
          <w:color w:val="auto"/>
          <w:kern w:val="2"/>
          <w:sz w:val="28"/>
          <w:szCs w:val="24"/>
          <w:lang w:eastAsia="zh-CN"/>
          <w:rPrChange w:id="238" w:author="y 19" w:date="2026-07-21T16:45:00Z" w16du:dateUtc="2026-07-21T08:45:00Z">
            <w:rPr>
              <w:rFonts w:hint="eastAsia"/>
              <w:lang w:eastAsia="zh-CN"/>
            </w:rPr>
          </w:rPrChange>
        </w:rPr>
        <w:t>EDA</w:t>
      </w:r>
      <w:r w:rsidRPr="001505CC">
        <w:rPr>
          <w:rFonts w:cs="Times New Roman" w:hint="eastAsia"/>
          <w:color w:val="auto"/>
          <w:kern w:val="2"/>
          <w:sz w:val="28"/>
          <w:szCs w:val="24"/>
          <w:lang w:eastAsia="zh-CN"/>
          <w:rPrChange w:id="239" w:author="y 19" w:date="2026-07-21T16:45:00Z" w16du:dateUtc="2026-07-21T08:45:00Z">
            <w:rPr>
              <w:rFonts w:hint="eastAsia"/>
              <w:lang w:eastAsia="zh-CN"/>
            </w:rPr>
          </w:rPrChange>
        </w:rPr>
        <w:t>专业版），根据提供的一份已完成</w:t>
      </w:r>
      <w:r w:rsidRPr="001505CC">
        <w:rPr>
          <w:rFonts w:cs="Times New Roman" w:hint="eastAsia"/>
          <w:color w:val="auto"/>
          <w:kern w:val="2"/>
          <w:sz w:val="28"/>
          <w:szCs w:val="24"/>
          <w:lang w:eastAsia="zh-CN"/>
          <w:rPrChange w:id="240" w:author="y 19" w:date="2026-07-21T16:45:00Z" w16du:dateUtc="2026-07-21T08:45:00Z">
            <w:rPr>
              <w:rFonts w:hint="eastAsia"/>
              <w:lang w:eastAsia="zh"/>
            </w:rPr>
          </w:rPrChange>
        </w:rPr>
        <w:t>的</w:t>
      </w:r>
      <w:r w:rsidRPr="001505CC">
        <w:rPr>
          <w:rFonts w:cs="Times New Roman" w:hint="eastAsia"/>
          <w:color w:val="auto"/>
          <w:kern w:val="2"/>
          <w:sz w:val="28"/>
          <w:szCs w:val="24"/>
          <w:lang w:eastAsia="zh-CN"/>
          <w:rPrChange w:id="241" w:author="y 19" w:date="2026-07-21T16:45:00Z" w16du:dateUtc="2026-07-21T08:45:00Z">
            <w:rPr>
              <w:rFonts w:hint="eastAsia"/>
              <w:lang w:eastAsia="zh-CN"/>
            </w:rPr>
          </w:rPrChange>
        </w:rPr>
        <w:t>原理图（含核心子电路和主要</w:t>
      </w:r>
      <w:r w:rsidRPr="001505CC">
        <w:rPr>
          <w:rFonts w:cs="Times New Roman" w:hint="eastAsia"/>
          <w:color w:val="auto"/>
          <w:kern w:val="2"/>
          <w:sz w:val="28"/>
          <w:szCs w:val="24"/>
          <w:lang w:eastAsia="zh-CN"/>
          <w:rPrChange w:id="242" w:author="y 19" w:date="2026-07-21T16:45:00Z" w16du:dateUtc="2026-07-21T08:45:00Z">
            <w:rPr>
              <w:rFonts w:hint="eastAsia"/>
              <w:lang w:eastAsia="zh-CN"/>
            </w:rPr>
          </w:rPrChange>
        </w:rPr>
        <w:t>IC</w:t>
      </w:r>
      <w:r w:rsidRPr="001505CC">
        <w:rPr>
          <w:rFonts w:cs="Times New Roman" w:hint="eastAsia"/>
          <w:color w:val="auto"/>
          <w:kern w:val="2"/>
          <w:sz w:val="28"/>
          <w:szCs w:val="24"/>
          <w:lang w:eastAsia="zh-CN"/>
          <w:rPrChange w:id="243" w:author="y 19" w:date="2026-07-21T16:45:00Z" w16du:dateUtc="2026-07-21T08:45:00Z">
            <w:rPr>
              <w:rFonts w:hint="eastAsia"/>
              <w:lang w:eastAsia="zh-CN"/>
            </w:rPr>
          </w:rPrChange>
        </w:rPr>
        <w:t>），进行完整的</w:t>
      </w:r>
      <w:r w:rsidRPr="001505CC">
        <w:rPr>
          <w:rFonts w:cs="Times New Roman" w:hint="eastAsia"/>
          <w:color w:val="auto"/>
          <w:kern w:val="2"/>
          <w:sz w:val="28"/>
          <w:szCs w:val="24"/>
          <w:lang w:eastAsia="zh-CN"/>
          <w:rPrChange w:id="244" w:author="y 19" w:date="2026-07-21T16:45:00Z" w16du:dateUtc="2026-07-21T08:45:00Z">
            <w:rPr>
              <w:rFonts w:hint="eastAsia"/>
              <w:lang w:eastAsia="zh-CN"/>
            </w:rPr>
          </w:rPrChange>
        </w:rPr>
        <w:t>PCB</w:t>
      </w:r>
      <w:r w:rsidRPr="001505CC">
        <w:rPr>
          <w:rFonts w:cs="Times New Roman" w:hint="eastAsia"/>
          <w:color w:val="auto"/>
          <w:kern w:val="2"/>
          <w:sz w:val="28"/>
          <w:szCs w:val="24"/>
          <w:lang w:eastAsia="zh-CN"/>
          <w:rPrChange w:id="245" w:author="y 19" w:date="2026-07-21T16:45:00Z" w16du:dateUtc="2026-07-21T08:45:00Z">
            <w:rPr>
              <w:rFonts w:hint="eastAsia"/>
              <w:lang w:eastAsia="zh-CN"/>
            </w:rPr>
          </w:rPrChange>
        </w:rPr>
        <w:t>布局布线设计，最终输出</w:t>
      </w:r>
      <w:r w:rsidRPr="001505CC">
        <w:rPr>
          <w:rFonts w:cs="Times New Roman" w:hint="eastAsia"/>
          <w:color w:val="auto"/>
          <w:kern w:val="2"/>
          <w:sz w:val="28"/>
          <w:szCs w:val="24"/>
          <w:lang w:eastAsia="zh-CN"/>
          <w:rPrChange w:id="246" w:author="y 19" w:date="2026-07-21T16:45:00Z" w16du:dateUtc="2026-07-21T08:45:00Z">
            <w:rPr>
              <w:rFonts w:hint="eastAsia"/>
              <w:lang w:eastAsia="zh-CN"/>
            </w:rPr>
          </w:rPrChange>
        </w:rPr>
        <w:t>Gerber</w:t>
      </w:r>
      <w:r w:rsidRPr="001505CC">
        <w:rPr>
          <w:rFonts w:cs="Times New Roman" w:hint="eastAsia"/>
          <w:color w:val="auto"/>
          <w:kern w:val="2"/>
          <w:sz w:val="28"/>
          <w:szCs w:val="24"/>
          <w:lang w:eastAsia="zh-CN"/>
          <w:rPrChange w:id="247" w:author="y 19" w:date="2026-07-21T16:45:00Z" w16du:dateUtc="2026-07-21T08:45:00Z">
            <w:rPr>
              <w:rFonts w:hint="eastAsia"/>
              <w:lang w:eastAsia="zh-CN"/>
            </w:rPr>
          </w:rPrChange>
        </w:rPr>
        <w:t>加工文件。</w:t>
      </w:r>
    </w:p>
    <w:p w14:paraId="7228F3FE" w14:textId="77777777" w:rsidR="00E438C6" w:rsidRDefault="00000000">
      <w:pPr>
        <w:pStyle w:val="21"/>
        <w:spacing w:before="120" w:after="120"/>
        <w:rPr>
          <w:lang w:eastAsia="zh-CN"/>
        </w:rPr>
      </w:pPr>
      <w:bookmarkStart w:id="248" w:name="_Toc30649"/>
      <w:bookmarkStart w:id="249" w:name="_Toc391724798"/>
      <w:r>
        <w:rPr>
          <w:lang w:eastAsia="zh-CN"/>
        </w:rPr>
        <w:t>3.3.</w:t>
      </w:r>
      <w:proofErr w:type="gramStart"/>
      <w:r>
        <w:rPr>
          <w:lang w:eastAsia="zh-CN"/>
        </w:rPr>
        <w:t xml:space="preserve">3 </w:t>
      </w:r>
      <w:r>
        <w:rPr>
          <w:lang w:eastAsia="zh-CN"/>
        </w:rPr>
        <w:t>模块</w:t>
      </w:r>
      <w:proofErr w:type="gramEnd"/>
      <w:r>
        <w:rPr>
          <w:rFonts w:hint="eastAsia"/>
          <w:lang w:eastAsia="zh"/>
        </w:rPr>
        <w:t>C</w:t>
      </w:r>
      <w:r>
        <w:rPr>
          <w:lang w:eastAsia="zh-CN"/>
        </w:rPr>
        <w:t>：</w:t>
      </w:r>
      <w:r>
        <w:rPr>
          <w:lang w:eastAsia="zh-CN"/>
        </w:rPr>
        <w:t>CAM</w:t>
      </w:r>
      <w:r>
        <w:rPr>
          <w:lang w:eastAsia="zh-CN"/>
        </w:rPr>
        <w:t>审核与工艺文件编制</w:t>
      </w:r>
      <w:bookmarkEnd w:id="232"/>
      <w:bookmarkEnd w:id="233"/>
      <w:bookmarkEnd w:id="234"/>
      <w:bookmarkEnd w:id="248"/>
      <w:bookmarkEnd w:id="249"/>
    </w:p>
    <w:p w14:paraId="282551A2" w14:textId="77777777" w:rsidR="00E438C6" w:rsidRPr="001505CC" w:rsidRDefault="00000000">
      <w:pPr>
        <w:ind w:firstLine="560"/>
        <w:rPr>
          <w:rFonts w:cs="Times New Roman"/>
          <w:color w:val="auto"/>
          <w:kern w:val="2"/>
          <w:sz w:val="28"/>
          <w:szCs w:val="24"/>
          <w:lang w:eastAsia="zh-CN"/>
          <w:rPrChange w:id="250" w:author="y 19" w:date="2026-07-21T16:45:00Z" w16du:dateUtc="2026-07-21T08:45:00Z">
            <w:rPr>
              <w:lang w:eastAsia="zh-CN"/>
            </w:rPr>
          </w:rPrChange>
        </w:rPr>
      </w:pPr>
      <w:bookmarkStart w:id="251" w:name="_Toc690302127"/>
      <w:bookmarkStart w:id="252" w:name="_Toc38898600"/>
      <w:bookmarkStart w:id="253" w:name="_Toc336464680"/>
      <w:r w:rsidRPr="001505CC">
        <w:rPr>
          <w:rFonts w:cs="Times New Roman" w:hint="eastAsia"/>
          <w:color w:val="auto"/>
          <w:kern w:val="2"/>
          <w:sz w:val="28"/>
          <w:szCs w:val="24"/>
          <w:lang w:eastAsia="zh-CN"/>
          <w:rPrChange w:id="254" w:author="y 19" w:date="2026-07-21T16:45:00Z" w16du:dateUtc="2026-07-21T08:45:00Z">
            <w:rPr>
              <w:rFonts w:hint="eastAsia"/>
              <w:lang w:eastAsia="zh-CN"/>
            </w:rPr>
          </w:rPrChange>
        </w:rPr>
        <w:t>选手获得一套含若干处预设缺陷的</w:t>
      </w:r>
      <w:r w:rsidRPr="001505CC">
        <w:rPr>
          <w:rFonts w:cs="Times New Roman" w:hint="eastAsia"/>
          <w:color w:val="auto"/>
          <w:kern w:val="2"/>
          <w:sz w:val="28"/>
          <w:szCs w:val="24"/>
          <w:lang w:eastAsia="zh-CN"/>
          <w:rPrChange w:id="255" w:author="y 19" w:date="2026-07-21T16:45:00Z" w16du:dateUtc="2026-07-21T08:45:00Z">
            <w:rPr>
              <w:rFonts w:hint="eastAsia"/>
              <w:lang w:eastAsia="zh-CN"/>
            </w:rPr>
          </w:rPrChange>
        </w:rPr>
        <w:t>Gerber</w:t>
      </w:r>
      <w:r w:rsidRPr="001505CC">
        <w:rPr>
          <w:rFonts w:cs="Times New Roman" w:hint="eastAsia"/>
          <w:color w:val="auto"/>
          <w:kern w:val="2"/>
          <w:sz w:val="28"/>
          <w:szCs w:val="24"/>
          <w:lang w:eastAsia="zh-CN"/>
          <w:rPrChange w:id="256" w:author="y 19" w:date="2026-07-21T16:45:00Z" w16du:dateUtc="2026-07-21T08:45:00Z">
            <w:rPr>
              <w:rFonts w:hint="eastAsia"/>
              <w:lang w:eastAsia="zh-CN"/>
            </w:rPr>
          </w:rPrChange>
        </w:rPr>
        <w:t>文件包，使用</w:t>
      </w:r>
      <w:r w:rsidRPr="001505CC">
        <w:rPr>
          <w:rFonts w:cs="Times New Roman" w:hint="eastAsia"/>
          <w:color w:val="auto"/>
          <w:kern w:val="2"/>
          <w:sz w:val="28"/>
          <w:szCs w:val="24"/>
          <w:lang w:eastAsia="zh-CN"/>
          <w:rPrChange w:id="257" w:author="y 19" w:date="2026-07-21T16:45:00Z" w16du:dateUtc="2026-07-21T08:45:00Z">
            <w:rPr>
              <w:rFonts w:hint="eastAsia"/>
              <w:lang w:eastAsia="zh-CN"/>
            </w:rPr>
          </w:rPrChange>
        </w:rPr>
        <w:t>Gerber</w:t>
      </w:r>
      <w:r w:rsidRPr="001505CC">
        <w:rPr>
          <w:rFonts w:cs="Times New Roman" w:hint="eastAsia"/>
          <w:color w:val="auto"/>
          <w:kern w:val="2"/>
          <w:sz w:val="28"/>
          <w:szCs w:val="24"/>
          <w:lang w:eastAsia="zh-CN"/>
          <w:rPrChange w:id="258" w:author="y 19" w:date="2026-07-21T16:45:00Z" w16du:dateUtc="2026-07-21T08:45:00Z">
            <w:rPr>
              <w:rFonts w:hint="eastAsia"/>
              <w:lang w:eastAsia="zh-CN"/>
            </w:rPr>
          </w:rPrChange>
        </w:rPr>
        <w:t>查看工具逐一识别并标注问题，同时编制一份简版制程工艺卡。</w:t>
      </w:r>
    </w:p>
    <w:p w14:paraId="3AB97F28" w14:textId="77777777" w:rsidR="00E438C6" w:rsidRDefault="00000000">
      <w:pPr>
        <w:pStyle w:val="21"/>
        <w:spacing w:before="120" w:after="120"/>
        <w:rPr>
          <w:lang w:eastAsia="zh-CN"/>
        </w:rPr>
      </w:pPr>
      <w:bookmarkStart w:id="259" w:name="_Toc6745"/>
      <w:bookmarkStart w:id="260" w:name="_Toc1579956573"/>
      <w:r>
        <w:rPr>
          <w:lang w:eastAsia="zh-CN"/>
        </w:rPr>
        <w:t>3.3.</w:t>
      </w:r>
      <w:proofErr w:type="gramStart"/>
      <w:r>
        <w:rPr>
          <w:lang w:eastAsia="zh-CN"/>
        </w:rPr>
        <w:t xml:space="preserve">4 </w:t>
      </w:r>
      <w:r>
        <w:rPr>
          <w:lang w:eastAsia="zh-CN"/>
        </w:rPr>
        <w:t>模块</w:t>
      </w:r>
      <w:proofErr w:type="gramEnd"/>
      <w:r>
        <w:rPr>
          <w:rFonts w:hint="eastAsia"/>
          <w:lang w:eastAsia="zh"/>
        </w:rPr>
        <w:t>D</w:t>
      </w:r>
      <w:r>
        <w:rPr>
          <w:lang w:eastAsia="zh-CN"/>
        </w:rPr>
        <w:t>：成品板质量检测与缺陷分析</w:t>
      </w:r>
      <w:bookmarkEnd w:id="251"/>
      <w:bookmarkEnd w:id="252"/>
      <w:bookmarkEnd w:id="253"/>
      <w:bookmarkEnd w:id="259"/>
      <w:bookmarkEnd w:id="260"/>
    </w:p>
    <w:p w14:paraId="794FEA0F" w14:textId="77777777" w:rsidR="00E438C6" w:rsidRPr="001505CC" w:rsidRDefault="00000000">
      <w:pPr>
        <w:ind w:firstLine="560"/>
        <w:rPr>
          <w:rFonts w:cs="Times New Roman"/>
          <w:color w:val="auto"/>
          <w:kern w:val="2"/>
          <w:sz w:val="28"/>
          <w:szCs w:val="24"/>
          <w:lang w:eastAsia="zh-CN"/>
          <w:rPrChange w:id="261" w:author="y 19" w:date="2026-07-21T16:45:00Z" w16du:dateUtc="2026-07-21T08:45:00Z">
            <w:rPr>
              <w:lang w:eastAsia="zh-CN"/>
            </w:rPr>
          </w:rPrChange>
        </w:rPr>
      </w:pPr>
      <w:bookmarkStart w:id="262" w:name="_Toc360898386"/>
      <w:bookmarkStart w:id="263" w:name="_Toc483388170"/>
      <w:bookmarkStart w:id="264" w:name="_Toc631774647"/>
      <w:r w:rsidRPr="001505CC">
        <w:rPr>
          <w:rFonts w:cs="Times New Roman" w:hint="eastAsia"/>
          <w:color w:val="auto"/>
          <w:kern w:val="2"/>
          <w:sz w:val="28"/>
          <w:szCs w:val="24"/>
          <w:lang w:eastAsia="zh-CN"/>
          <w:rPrChange w:id="265" w:author="y 19" w:date="2026-07-21T16:45:00Z" w16du:dateUtc="2026-07-21T08:45:00Z">
            <w:rPr>
              <w:rFonts w:hint="eastAsia"/>
              <w:lang w:eastAsia="zh-CN"/>
            </w:rPr>
          </w:rPrChange>
        </w:rPr>
        <w:t>选手获得一块含</w:t>
      </w:r>
      <w:r w:rsidRPr="001505CC">
        <w:rPr>
          <w:rFonts w:cs="Times New Roman" w:hint="eastAsia"/>
          <w:color w:val="auto"/>
          <w:kern w:val="2"/>
          <w:sz w:val="28"/>
          <w:szCs w:val="24"/>
          <w:lang w:eastAsia="zh-CN"/>
          <w:rPrChange w:id="266" w:author="y 19" w:date="2026-07-21T16:45:00Z" w16du:dateUtc="2026-07-21T08:45:00Z">
            <w:rPr>
              <w:rFonts w:hint="eastAsia"/>
              <w:lang w:eastAsia="zh"/>
            </w:rPr>
          </w:rPrChange>
        </w:rPr>
        <w:t>多</w:t>
      </w:r>
      <w:r w:rsidRPr="001505CC">
        <w:rPr>
          <w:rFonts w:cs="Times New Roman" w:hint="eastAsia"/>
          <w:color w:val="auto"/>
          <w:kern w:val="2"/>
          <w:sz w:val="28"/>
          <w:szCs w:val="24"/>
          <w:lang w:eastAsia="zh-CN"/>
          <w:rPrChange w:id="267" w:author="y 19" w:date="2026-07-21T16:45:00Z" w16du:dateUtc="2026-07-21T08:45:00Z">
            <w:rPr>
              <w:rFonts w:hint="eastAsia"/>
              <w:lang w:eastAsia="zh-CN"/>
            </w:rPr>
          </w:rPrChange>
        </w:rPr>
        <w:t>处预设缺陷的成品</w:t>
      </w:r>
      <w:r w:rsidRPr="001505CC">
        <w:rPr>
          <w:rFonts w:cs="Times New Roman" w:hint="eastAsia"/>
          <w:color w:val="auto"/>
          <w:kern w:val="2"/>
          <w:sz w:val="28"/>
          <w:szCs w:val="24"/>
          <w:lang w:eastAsia="zh-CN"/>
          <w:rPrChange w:id="268" w:author="y 19" w:date="2026-07-21T16:45:00Z" w16du:dateUtc="2026-07-21T08:45:00Z">
            <w:rPr>
              <w:rFonts w:hint="eastAsia"/>
              <w:lang w:eastAsia="zh-CN"/>
            </w:rPr>
          </w:rPrChange>
        </w:rPr>
        <w:t>PCB</w:t>
      </w:r>
      <w:r w:rsidRPr="001505CC">
        <w:rPr>
          <w:rFonts w:cs="Times New Roman" w:hint="eastAsia"/>
          <w:color w:val="auto"/>
          <w:kern w:val="2"/>
          <w:sz w:val="28"/>
          <w:szCs w:val="24"/>
          <w:lang w:eastAsia="zh-CN"/>
          <w:rPrChange w:id="269" w:author="y 19" w:date="2026-07-21T16:45:00Z" w16du:dateUtc="2026-07-21T08:45:00Z">
            <w:rPr>
              <w:rFonts w:hint="eastAsia"/>
              <w:lang w:eastAsia="zh-CN"/>
            </w:rPr>
          </w:rPrChange>
        </w:rPr>
        <w:t>板，使用故障检测</w:t>
      </w:r>
      <w:r w:rsidRPr="001505CC">
        <w:rPr>
          <w:rFonts w:cs="Times New Roman" w:hint="eastAsia"/>
          <w:color w:val="auto"/>
          <w:kern w:val="2"/>
          <w:sz w:val="28"/>
          <w:szCs w:val="24"/>
          <w:lang w:eastAsia="zh-CN"/>
          <w:rPrChange w:id="270" w:author="y 19" w:date="2026-07-21T16:45:00Z" w16du:dateUtc="2026-07-21T08:45:00Z">
            <w:rPr>
              <w:rFonts w:hint="eastAsia"/>
              <w:lang w:eastAsia="zh"/>
            </w:rPr>
          </w:rPrChange>
        </w:rPr>
        <w:t>工具</w:t>
      </w:r>
      <w:r w:rsidRPr="001505CC">
        <w:rPr>
          <w:rFonts w:cs="Times New Roman" w:hint="eastAsia"/>
          <w:color w:val="auto"/>
          <w:kern w:val="2"/>
          <w:sz w:val="28"/>
          <w:szCs w:val="24"/>
          <w:lang w:eastAsia="zh-CN"/>
          <w:rPrChange w:id="271" w:author="y 19" w:date="2026-07-21T16:45:00Z" w16du:dateUtc="2026-07-21T08:45:00Z">
            <w:rPr>
              <w:rFonts w:hint="eastAsia"/>
              <w:lang w:eastAsia="zh-CN"/>
            </w:rPr>
          </w:rPrChange>
        </w:rPr>
        <w:t>和检测记录表，逐区域检查并记录缺陷的位置、类型与严重度，依据对应等级的标准给出合格</w:t>
      </w:r>
      <w:r w:rsidRPr="001505CC">
        <w:rPr>
          <w:rFonts w:cs="Times New Roman" w:hint="eastAsia"/>
          <w:color w:val="auto"/>
          <w:kern w:val="2"/>
          <w:sz w:val="28"/>
          <w:szCs w:val="24"/>
          <w:lang w:eastAsia="zh-CN"/>
          <w:rPrChange w:id="272" w:author="y 19" w:date="2026-07-21T16:45:00Z" w16du:dateUtc="2026-07-21T08:45:00Z">
            <w:rPr>
              <w:rFonts w:hint="eastAsia"/>
              <w:lang w:eastAsia="zh-CN"/>
            </w:rPr>
          </w:rPrChange>
        </w:rPr>
        <w:t>/</w:t>
      </w:r>
      <w:r w:rsidRPr="001505CC">
        <w:rPr>
          <w:rFonts w:cs="Times New Roman" w:hint="eastAsia"/>
          <w:color w:val="auto"/>
          <w:kern w:val="2"/>
          <w:sz w:val="28"/>
          <w:szCs w:val="24"/>
          <w:lang w:eastAsia="zh-CN"/>
          <w:rPrChange w:id="273" w:author="y 19" w:date="2026-07-21T16:45:00Z" w16du:dateUtc="2026-07-21T08:45:00Z">
            <w:rPr>
              <w:rFonts w:hint="eastAsia"/>
              <w:lang w:eastAsia="zh-CN"/>
            </w:rPr>
          </w:rPrChange>
        </w:rPr>
        <w:t>不合格判定。</w:t>
      </w:r>
    </w:p>
    <w:p w14:paraId="09D33B10" w14:textId="77777777" w:rsidR="00E438C6" w:rsidRDefault="00000000">
      <w:pPr>
        <w:pStyle w:val="21"/>
        <w:spacing w:before="120" w:after="120"/>
        <w:rPr>
          <w:lang w:eastAsia="zh-CN"/>
        </w:rPr>
      </w:pPr>
      <w:bookmarkStart w:id="274" w:name="_Toc1409199317"/>
      <w:bookmarkStart w:id="275" w:name="_Toc29344"/>
      <w:proofErr w:type="gramStart"/>
      <w:r>
        <w:rPr>
          <w:lang w:eastAsia="zh-CN"/>
        </w:rPr>
        <w:lastRenderedPageBreak/>
        <w:t xml:space="preserve">3.4 </w:t>
      </w:r>
      <w:r>
        <w:rPr>
          <w:lang w:eastAsia="zh-CN"/>
        </w:rPr>
        <w:t>命题</w:t>
      </w:r>
      <w:proofErr w:type="gramEnd"/>
      <w:r>
        <w:rPr>
          <w:lang w:eastAsia="zh-CN"/>
        </w:rPr>
        <w:t>方式</w:t>
      </w:r>
      <w:bookmarkEnd w:id="262"/>
      <w:bookmarkEnd w:id="263"/>
      <w:bookmarkEnd w:id="264"/>
      <w:bookmarkEnd w:id="274"/>
      <w:bookmarkEnd w:id="275"/>
    </w:p>
    <w:p w14:paraId="078D80CD" w14:textId="77777777" w:rsidR="00E438C6" w:rsidRPr="001505CC" w:rsidRDefault="00000000">
      <w:pPr>
        <w:ind w:firstLine="560"/>
        <w:rPr>
          <w:rFonts w:cs="Times New Roman"/>
          <w:color w:val="auto"/>
          <w:kern w:val="2"/>
          <w:sz w:val="28"/>
          <w:szCs w:val="24"/>
          <w:lang w:eastAsia="zh-CN"/>
          <w:rPrChange w:id="276" w:author="y 19" w:date="2026-07-21T16:45:00Z" w16du:dateUtc="2026-07-21T08:45:00Z">
            <w:rPr>
              <w:lang w:eastAsia="zh-CN"/>
            </w:rPr>
          </w:rPrChange>
        </w:rPr>
      </w:pPr>
      <w:r w:rsidRPr="001505CC">
        <w:rPr>
          <w:rFonts w:cs="Times New Roman" w:hint="eastAsia"/>
          <w:color w:val="auto"/>
          <w:kern w:val="2"/>
          <w:sz w:val="28"/>
          <w:szCs w:val="24"/>
          <w:lang w:eastAsia="zh-CN"/>
          <w:rPrChange w:id="277" w:author="y 19" w:date="2026-07-21T16:45:00Z" w16du:dateUtc="2026-07-21T08:45:00Z">
            <w:rPr>
              <w:rFonts w:hint="eastAsia"/>
              <w:lang w:eastAsia="zh-CN"/>
            </w:rPr>
          </w:rPrChange>
        </w:rPr>
        <w:t>采用公开样题的赛项，专家组编制完成样题后，于正式比赛前一周发布，正式比赛试题由专家组依据竞赛规程和样题模式进行编制。</w:t>
      </w:r>
      <w:bookmarkStart w:id="278" w:name="_Toc826025631"/>
      <w:bookmarkStart w:id="279" w:name="_Toc328099175"/>
      <w:bookmarkStart w:id="280" w:name="_Toc1318620580"/>
      <w:bookmarkStart w:id="281" w:name="_Toc540515362"/>
    </w:p>
    <w:p w14:paraId="5A92DD7C" w14:textId="77777777" w:rsidR="00E438C6" w:rsidRDefault="00000000">
      <w:pPr>
        <w:pStyle w:val="21"/>
        <w:spacing w:before="120" w:after="120"/>
        <w:rPr>
          <w:lang w:eastAsia="zh-CN"/>
        </w:rPr>
      </w:pPr>
      <w:proofErr w:type="gramStart"/>
      <w:r>
        <w:rPr>
          <w:lang w:eastAsia="zh-CN"/>
        </w:rPr>
        <w:t xml:space="preserve">3.5 </w:t>
      </w:r>
      <w:r>
        <w:rPr>
          <w:lang w:eastAsia="zh-CN"/>
        </w:rPr>
        <w:t>竞赛</w:t>
      </w:r>
      <w:proofErr w:type="gramEnd"/>
      <w:r>
        <w:rPr>
          <w:lang w:eastAsia="zh-CN"/>
        </w:rPr>
        <w:t>日程及地点安排</w:t>
      </w:r>
      <w:bookmarkEnd w:id="278"/>
      <w:bookmarkEnd w:id="279"/>
      <w:bookmarkEnd w:id="280"/>
      <w:bookmarkEnd w:id="281"/>
    </w:p>
    <w:p w14:paraId="4F47D3E9" w14:textId="77777777" w:rsidR="00E438C6" w:rsidRPr="001505CC" w:rsidRDefault="00000000">
      <w:pPr>
        <w:ind w:firstLine="560"/>
        <w:rPr>
          <w:rFonts w:cs="Times New Roman"/>
          <w:color w:val="auto"/>
          <w:kern w:val="2"/>
          <w:sz w:val="28"/>
          <w:szCs w:val="24"/>
          <w:lang w:eastAsia="zh-CN"/>
          <w:rPrChange w:id="282" w:author="y 19" w:date="2026-07-21T16:45:00Z" w16du:dateUtc="2026-07-21T08:45:00Z">
            <w:rPr>
              <w:lang w:eastAsia="zh-CN"/>
            </w:rPr>
          </w:rPrChange>
        </w:rPr>
      </w:pPr>
      <w:r w:rsidRPr="001505CC">
        <w:rPr>
          <w:rFonts w:cs="Times New Roman"/>
          <w:color w:val="auto"/>
          <w:kern w:val="2"/>
          <w:sz w:val="28"/>
          <w:szCs w:val="24"/>
          <w:lang w:eastAsia="zh-CN"/>
          <w:rPrChange w:id="283" w:author="y 19" w:date="2026-07-21T16:45:00Z" w16du:dateUtc="2026-07-21T08:45:00Z">
            <w:rPr>
              <w:lang w:eastAsia="zh-CN"/>
            </w:rPr>
          </w:rPrChange>
        </w:rPr>
        <w:t>竞赛总时长</w:t>
      </w:r>
      <w:r w:rsidRPr="001505CC">
        <w:rPr>
          <w:rFonts w:cs="Times New Roman" w:hint="eastAsia"/>
          <w:color w:val="auto"/>
          <w:kern w:val="2"/>
          <w:sz w:val="28"/>
          <w:szCs w:val="24"/>
          <w:lang w:eastAsia="zh-CN"/>
          <w:rPrChange w:id="284" w:author="y 19" w:date="2026-07-21T16:45:00Z" w16du:dateUtc="2026-07-21T08:45:00Z">
            <w:rPr>
              <w:rFonts w:hint="eastAsia"/>
              <w:lang w:eastAsia="zh"/>
            </w:rPr>
          </w:rPrChange>
        </w:rPr>
        <w:t>4</w:t>
      </w:r>
      <w:r w:rsidRPr="001505CC">
        <w:rPr>
          <w:rFonts w:cs="Times New Roman"/>
          <w:color w:val="auto"/>
          <w:kern w:val="2"/>
          <w:sz w:val="28"/>
          <w:szCs w:val="24"/>
          <w:lang w:eastAsia="zh-CN"/>
          <w:rPrChange w:id="285" w:author="y 19" w:date="2026-07-21T16:45:00Z" w16du:dateUtc="2026-07-21T08:45:00Z">
            <w:rPr>
              <w:lang w:eastAsia="zh-CN"/>
            </w:rPr>
          </w:rPrChange>
        </w:rPr>
        <w:t>小时（</w:t>
      </w:r>
      <w:r w:rsidRPr="001505CC">
        <w:rPr>
          <w:rFonts w:cs="Times New Roman" w:hint="eastAsia"/>
          <w:color w:val="auto"/>
          <w:kern w:val="2"/>
          <w:sz w:val="28"/>
          <w:szCs w:val="24"/>
          <w:lang w:eastAsia="zh-CN"/>
          <w:rPrChange w:id="286" w:author="y 19" w:date="2026-07-21T16:45:00Z" w16du:dateUtc="2026-07-21T08:45:00Z">
            <w:rPr>
              <w:rFonts w:hint="eastAsia"/>
              <w:lang w:eastAsia="zh"/>
            </w:rPr>
          </w:rPrChange>
        </w:rPr>
        <w:t>24</w:t>
      </w:r>
      <w:r w:rsidRPr="001505CC">
        <w:rPr>
          <w:rFonts w:cs="Times New Roman"/>
          <w:color w:val="auto"/>
          <w:kern w:val="2"/>
          <w:sz w:val="28"/>
          <w:szCs w:val="24"/>
          <w:lang w:eastAsia="zh-CN"/>
          <w:rPrChange w:id="287" w:author="y 19" w:date="2026-07-21T16:45:00Z" w16du:dateUtc="2026-07-21T08:45:00Z">
            <w:rPr>
              <w:lang w:eastAsia="zh-CN"/>
            </w:rPr>
          </w:rPrChange>
        </w:rPr>
        <w:t>0</w:t>
      </w:r>
      <w:r w:rsidRPr="001505CC">
        <w:rPr>
          <w:rFonts w:cs="Times New Roman"/>
          <w:color w:val="auto"/>
          <w:kern w:val="2"/>
          <w:sz w:val="28"/>
          <w:szCs w:val="24"/>
          <w:lang w:eastAsia="zh-CN"/>
          <w:rPrChange w:id="288" w:author="y 19" w:date="2026-07-21T16:45:00Z" w16du:dateUtc="2026-07-21T08:45:00Z">
            <w:rPr>
              <w:lang w:eastAsia="zh-CN"/>
            </w:rPr>
          </w:rPrChange>
        </w:rPr>
        <w:t>分钟），具体日程安排如下：</w:t>
      </w:r>
    </w:p>
    <w:tbl>
      <w:tblPr>
        <w:tblStyle w:val="af5"/>
        <w:tblpPr w:leftFromText="181" w:rightFromText="181" w:vertAnchor="text" w:horzAnchor="page" w:tblpXSpec="center" w:tblpY="449"/>
        <w:tblOverlap w:val="never"/>
        <w:tblW w:w="5000" w:type="pct"/>
        <w:jc w:val="center"/>
        <w:tblBorders>
          <w:top w:val="single" w:sz="12" w:space="0" w:color="auto"/>
          <w:left w:val="none" w:sz="0" w:space="0" w:color="auto"/>
          <w:bottom w:val="single" w:sz="12" w:space="0" w:color="auto"/>
          <w:right w:val="none" w:sz="0" w:space="0" w:color="auto"/>
        </w:tblBorders>
        <w:tblCellMar>
          <w:top w:w="91" w:type="dxa"/>
          <w:left w:w="62" w:type="dxa"/>
          <w:bottom w:w="119" w:type="dxa"/>
          <w:right w:w="62" w:type="dxa"/>
        </w:tblCellMar>
        <w:tblLook w:val="04A0" w:firstRow="1" w:lastRow="0" w:firstColumn="1" w:lastColumn="0" w:noHBand="0" w:noVBand="1"/>
      </w:tblPr>
      <w:tblGrid>
        <w:gridCol w:w="821"/>
        <w:gridCol w:w="1576"/>
        <w:gridCol w:w="2023"/>
        <w:gridCol w:w="2911"/>
        <w:gridCol w:w="981"/>
      </w:tblGrid>
      <w:tr w:rsidR="00E438C6" w14:paraId="6C7F070C" w14:textId="77777777">
        <w:trPr>
          <w:trHeight w:val="23"/>
          <w:jc w:val="center"/>
        </w:trPr>
        <w:tc>
          <w:tcPr>
            <w:tcW w:w="493" w:type="pct"/>
            <w:vAlign w:val="center"/>
          </w:tcPr>
          <w:p w14:paraId="119960C6"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日期</w:t>
            </w:r>
          </w:p>
        </w:tc>
        <w:tc>
          <w:tcPr>
            <w:tcW w:w="948" w:type="pct"/>
            <w:vAlign w:val="center"/>
          </w:tcPr>
          <w:p w14:paraId="44223836"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时间</w:t>
            </w:r>
          </w:p>
        </w:tc>
        <w:tc>
          <w:tcPr>
            <w:tcW w:w="1217" w:type="pct"/>
            <w:vAlign w:val="center"/>
          </w:tcPr>
          <w:p w14:paraId="6FD356DE"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事项</w:t>
            </w:r>
          </w:p>
        </w:tc>
        <w:tc>
          <w:tcPr>
            <w:tcW w:w="1750" w:type="pct"/>
            <w:vAlign w:val="center"/>
          </w:tcPr>
          <w:p w14:paraId="19B86807"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人员</w:t>
            </w:r>
          </w:p>
        </w:tc>
        <w:tc>
          <w:tcPr>
            <w:tcW w:w="590" w:type="pct"/>
            <w:vAlign w:val="center"/>
          </w:tcPr>
          <w:p w14:paraId="527BA53D"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地点</w:t>
            </w:r>
          </w:p>
        </w:tc>
      </w:tr>
      <w:tr w:rsidR="00E438C6" w14:paraId="6D0E2831" w14:textId="77777777">
        <w:trPr>
          <w:trHeight w:val="23"/>
          <w:jc w:val="center"/>
        </w:trPr>
        <w:tc>
          <w:tcPr>
            <w:tcW w:w="493" w:type="pct"/>
            <w:vMerge w:val="restart"/>
            <w:vAlign w:val="center"/>
          </w:tcPr>
          <w:p w14:paraId="603E5B2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赛前一天</w:t>
            </w:r>
          </w:p>
        </w:tc>
        <w:tc>
          <w:tcPr>
            <w:tcW w:w="948" w:type="pct"/>
            <w:vAlign w:val="center"/>
          </w:tcPr>
          <w:p w14:paraId="533BFAD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09:00-16:00</w:t>
            </w:r>
          </w:p>
        </w:tc>
        <w:tc>
          <w:tcPr>
            <w:tcW w:w="1217" w:type="pct"/>
            <w:vAlign w:val="center"/>
          </w:tcPr>
          <w:p w14:paraId="3F13578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参赛队报到，安排住宿，领取资料</w:t>
            </w:r>
          </w:p>
        </w:tc>
        <w:tc>
          <w:tcPr>
            <w:tcW w:w="1750" w:type="pct"/>
            <w:vAlign w:val="center"/>
          </w:tcPr>
          <w:p w14:paraId="6412E50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工作人员、各参赛队选手、领队、指导老师</w:t>
            </w:r>
          </w:p>
        </w:tc>
        <w:tc>
          <w:tcPr>
            <w:tcW w:w="590" w:type="pct"/>
            <w:vAlign w:val="center"/>
          </w:tcPr>
          <w:p w14:paraId="43E96D2D" w14:textId="77777777" w:rsidR="00E438C6" w:rsidRDefault="00E438C6">
            <w:pPr>
              <w:widowControl w:val="0"/>
              <w:ind w:firstLineChars="0" w:firstLine="0"/>
              <w:jc w:val="center"/>
              <w:rPr>
                <w:rFonts w:cs="Times New Roman"/>
                <w:kern w:val="2"/>
                <w:sz w:val="24"/>
                <w:szCs w:val="24"/>
                <w:lang w:eastAsia="zh-CN"/>
              </w:rPr>
            </w:pPr>
          </w:p>
        </w:tc>
      </w:tr>
      <w:tr w:rsidR="00E438C6" w14:paraId="03A47224" w14:textId="77777777">
        <w:trPr>
          <w:trHeight w:val="23"/>
          <w:jc w:val="center"/>
        </w:trPr>
        <w:tc>
          <w:tcPr>
            <w:tcW w:w="493" w:type="pct"/>
            <w:vMerge/>
            <w:vAlign w:val="center"/>
          </w:tcPr>
          <w:p w14:paraId="5328DFA1" w14:textId="77777777" w:rsidR="00E438C6" w:rsidRDefault="00E438C6">
            <w:pPr>
              <w:widowControl w:val="0"/>
              <w:ind w:firstLineChars="0" w:firstLine="0"/>
              <w:jc w:val="center"/>
              <w:rPr>
                <w:rFonts w:cs="Times New Roman"/>
                <w:kern w:val="2"/>
                <w:sz w:val="24"/>
                <w:szCs w:val="24"/>
                <w:lang w:eastAsia="zh-CN"/>
              </w:rPr>
            </w:pPr>
          </w:p>
        </w:tc>
        <w:tc>
          <w:tcPr>
            <w:tcW w:w="948" w:type="pct"/>
            <w:vAlign w:val="center"/>
          </w:tcPr>
          <w:p w14:paraId="6217F8D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09:00-12:00</w:t>
            </w:r>
          </w:p>
        </w:tc>
        <w:tc>
          <w:tcPr>
            <w:tcW w:w="1217" w:type="pct"/>
            <w:vAlign w:val="center"/>
          </w:tcPr>
          <w:p w14:paraId="4CB1D8F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裁判培训会议</w:t>
            </w:r>
          </w:p>
        </w:tc>
        <w:tc>
          <w:tcPr>
            <w:tcW w:w="1750" w:type="pct"/>
            <w:vAlign w:val="center"/>
          </w:tcPr>
          <w:p w14:paraId="5DDCA66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裁判长、裁判员、监督组、专家组</w:t>
            </w:r>
          </w:p>
        </w:tc>
        <w:tc>
          <w:tcPr>
            <w:tcW w:w="590" w:type="pct"/>
            <w:vAlign w:val="center"/>
          </w:tcPr>
          <w:p w14:paraId="74E80212" w14:textId="77777777" w:rsidR="00E438C6" w:rsidRDefault="00E438C6">
            <w:pPr>
              <w:widowControl w:val="0"/>
              <w:ind w:firstLineChars="0" w:firstLine="0"/>
              <w:jc w:val="center"/>
              <w:rPr>
                <w:rFonts w:cs="Times New Roman"/>
                <w:kern w:val="2"/>
                <w:sz w:val="24"/>
                <w:szCs w:val="24"/>
                <w:lang w:eastAsia="zh-CN"/>
              </w:rPr>
            </w:pPr>
          </w:p>
        </w:tc>
      </w:tr>
      <w:tr w:rsidR="00E438C6" w14:paraId="5A74BEB8" w14:textId="77777777">
        <w:trPr>
          <w:trHeight w:val="23"/>
          <w:jc w:val="center"/>
        </w:trPr>
        <w:tc>
          <w:tcPr>
            <w:tcW w:w="493" w:type="pct"/>
            <w:vMerge/>
            <w:vAlign w:val="center"/>
          </w:tcPr>
          <w:p w14:paraId="56BB7D75" w14:textId="77777777" w:rsidR="00E438C6" w:rsidRDefault="00E438C6">
            <w:pPr>
              <w:widowControl w:val="0"/>
              <w:ind w:firstLineChars="0" w:firstLine="0"/>
              <w:jc w:val="center"/>
              <w:rPr>
                <w:rFonts w:cs="Times New Roman"/>
                <w:kern w:val="2"/>
                <w:sz w:val="24"/>
                <w:szCs w:val="24"/>
                <w:lang w:eastAsia="zh-CN"/>
              </w:rPr>
            </w:pPr>
          </w:p>
        </w:tc>
        <w:tc>
          <w:tcPr>
            <w:tcW w:w="948" w:type="pct"/>
            <w:vAlign w:val="center"/>
          </w:tcPr>
          <w:p w14:paraId="71C8DC0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16:00-16:30</w:t>
            </w:r>
          </w:p>
        </w:tc>
        <w:tc>
          <w:tcPr>
            <w:tcW w:w="1217" w:type="pct"/>
            <w:vAlign w:val="center"/>
          </w:tcPr>
          <w:p w14:paraId="41AEC3C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开赛式</w:t>
            </w:r>
          </w:p>
        </w:tc>
        <w:tc>
          <w:tcPr>
            <w:tcW w:w="1750" w:type="pct"/>
            <w:vAlign w:val="center"/>
          </w:tcPr>
          <w:p w14:paraId="689A6AA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领导、各参赛队领队、参数选手、裁判长、裁判、监督、仲裁</w:t>
            </w:r>
          </w:p>
        </w:tc>
        <w:tc>
          <w:tcPr>
            <w:tcW w:w="590" w:type="pct"/>
            <w:vAlign w:val="center"/>
          </w:tcPr>
          <w:p w14:paraId="06FAB169" w14:textId="77777777" w:rsidR="00E438C6" w:rsidRDefault="00E438C6">
            <w:pPr>
              <w:widowControl w:val="0"/>
              <w:ind w:firstLineChars="0" w:firstLine="0"/>
              <w:jc w:val="center"/>
              <w:rPr>
                <w:rFonts w:cs="Times New Roman"/>
                <w:kern w:val="2"/>
                <w:sz w:val="24"/>
                <w:szCs w:val="24"/>
                <w:lang w:eastAsia="zh-CN"/>
              </w:rPr>
            </w:pPr>
          </w:p>
        </w:tc>
      </w:tr>
      <w:tr w:rsidR="00E438C6" w14:paraId="035AA840" w14:textId="77777777">
        <w:trPr>
          <w:trHeight w:val="23"/>
          <w:jc w:val="center"/>
        </w:trPr>
        <w:tc>
          <w:tcPr>
            <w:tcW w:w="493" w:type="pct"/>
            <w:vMerge/>
            <w:vAlign w:val="center"/>
          </w:tcPr>
          <w:p w14:paraId="4BC56DD0" w14:textId="77777777" w:rsidR="00E438C6" w:rsidRDefault="00E438C6">
            <w:pPr>
              <w:widowControl w:val="0"/>
              <w:ind w:firstLineChars="0" w:firstLine="0"/>
              <w:jc w:val="center"/>
              <w:rPr>
                <w:rFonts w:cs="Times New Roman"/>
                <w:kern w:val="2"/>
                <w:sz w:val="24"/>
                <w:szCs w:val="24"/>
                <w:lang w:eastAsia="zh-CN"/>
              </w:rPr>
            </w:pPr>
          </w:p>
        </w:tc>
        <w:tc>
          <w:tcPr>
            <w:tcW w:w="948" w:type="pct"/>
            <w:vAlign w:val="center"/>
          </w:tcPr>
          <w:p w14:paraId="70129DA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16:30-17:00</w:t>
            </w:r>
          </w:p>
        </w:tc>
        <w:tc>
          <w:tcPr>
            <w:tcW w:w="1217" w:type="pct"/>
            <w:vAlign w:val="center"/>
          </w:tcPr>
          <w:p w14:paraId="1536E86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领队会</w:t>
            </w:r>
          </w:p>
        </w:tc>
        <w:tc>
          <w:tcPr>
            <w:tcW w:w="1750" w:type="pct"/>
            <w:vAlign w:val="center"/>
          </w:tcPr>
          <w:p w14:paraId="767DD3D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各参赛队领队、裁判长</w:t>
            </w:r>
          </w:p>
        </w:tc>
        <w:tc>
          <w:tcPr>
            <w:tcW w:w="590" w:type="pct"/>
            <w:vAlign w:val="center"/>
          </w:tcPr>
          <w:p w14:paraId="5434A995" w14:textId="77777777" w:rsidR="00E438C6" w:rsidRDefault="00E438C6">
            <w:pPr>
              <w:widowControl w:val="0"/>
              <w:ind w:firstLineChars="0" w:firstLine="0"/>
              <w:jc w:val="center"/>
              <w:rPr>
                <w:rFonts w:cs="Times New Roman"/>
                <w:kern w:val="2"/>
                <w:sz w:val="24"/>
                <w:szCs w:val="24"/>
                <w:lang w:eastAsia="zh-CN"/>
              </w:rPr>
            </w:pPr>
          </w:p>
        </w:tc>
      </w:tr>
      <w:tr w:rsidR="00E438C6" w14:paraId="1CF20E55" w14:textId="77777777">
        <w:trPr>
          <w:trHeight w:val="23"/>
          <w:jc w:val="center"/>
        </w:trPr>
        <w:tc>
          <w:tcPr>
            <w:tcW w:w="493" w:type="pct"/>
            <w:vMerge/>
            <w:vAlign w:val="center"/>
          </w:tcPr>
          <w:p w14:paraId="47F56109" w14:textId="77777777" w:rsidR="00E438C6" w:rsidRDefault="00E438C6">
            <w:pPr>
              <w:widowControl w:val="0"/>
              <w:ind w:firstLineChars="0" w:firstLine="0"/>
              <w:jc w:val="center"/>
              <w:rPr>
                <w:rFonts w:cs="Times New Roman"/>
                <w:kern w:val="2"/>
                <w:sz w:val="24"/>
                <w:szCs w:val="24"/>
                <w:lang w:eastAsia="zh-CN"/>
              </w:rPr>
            </w:pPr>
          </w:p>
        </w:tc>
        <w:tc>
          <w:tcPr>
            <w:tcW w:w="948" w:type="pct"/>
            <w:vAlign w:val="center"/>
          </w:tcPr>
          <w:p w14:paraId="2B98828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17:00-17:30</w:t>
            </w:r>
          </w:p>
        </w:tc>
        <w:tc>
          <w:tcPr>
            <w:tcW w:w="1217" w:type="pct"/>
            <w:vAlign w:val="center"/>
          </w:tcPr>
          <w:p w14:paraId="14D4D40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熟悉赛场</w:t>
            </w:r>
          </w:p>
        </w:tc>
        <w:tc>
          <w:tcPr>
            <w:tcW w:w="1750" w:type="pct"/>
            <w:vAlign w:val="center"/>
          </w:tcPr>
          <w:p w14:paraId="43D6FFF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各参赛队领队、参数选手</w:t>
            </w:r>
          </w:p>
        </w:tc>
        <w:tc>
          <w:tcPr>
            <w:tcW w:w="590" w:type="pct"/>
            <w:vAlign w:val="center"/>
          </w:tcPr>
          <w:p w14:paraId="2A265E07" w14:textId="77777777" w:rsidR="00E438C6" w:rsidRDefault="00E438C6">
            <w:pPr>
              <w:widowControl w:val="0"/>
              <w:ind w:firstLineChars="0" w:firstLine="0"/>
              <w:jc w:val="center"/>
              <w:rPr>
                <w:rFonts w:cs="Times New Roman"/>
                <w:kern w:val="2"/>
                <w:sz w:val="24"/>
                <w:szCs w:val="24"/>
                <w:lang w:eastAsia="zh-CN"/>
              </w:rPr>
            </w:pPr>
          </w:p>
        </w:tc>
      </w:tr>
      <w:tr w:rsidR="00E438C6" w14:paraId="308B61D5" w14:textId="77777777">
        <w:trPr>
          <w:trHeight w:val="23"/>
          <w:jc w:val="center"/>
        </w:trPr>
        <w:tc>
          <w:tcPr>
            <w:tcW w:w="493" w:type="pct"/>
            <w:vMerge/>
            <w:vAlign w:val="center"/>
          </w:tcPr>
          <w:p w14:paraId="0D1C99EA" w14:textId="77777777" w:rsidR="00E438C6" w:rsidRDefault="00E438C6">
            <w:pPr>
              <w:widowControl w:val="0"/>
              <w:ind w:firstLineChars="0" w:firstLine="0"/>
              <w:jc w:val="center"/>
              <w:rPr>
                <w:rFonts w:cs="Times New Roman"/>
                <w:kern w:val="2"/>
                <w:sz w:val="24"/>
                <w:szCs w:val="24"/>
                <w:lang w:eastAsia="zh-CN"/>
              </w:rPr>
            </w:pPr>
          </w:p>
        </w:tc>
        <w:tc>
          <w:tcPr>
            <w:tcW w:w="948" w:type="pct"/>
            <w:vAlign w:val="center"/>
          </w:tcPr>
          <w:p w14:paraId="1D4960F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17:30-18:00</w:t>
            </w:r>
          </w:p>
        </w:tc>
        <w:tc>
          <w:tcPr>
            <w:tcW w:w="1217" w:type="pct"/>
            <w:vAlign w:val="center"/>
          </w:tcPr>
          <w:p w14:paraId="231A2EC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检查封闭赛场</w:t>
            </w:r>
          </w:p>
        </w:tc>
        <w:tc>
          <w:tcPr>
            <w:tcW w:w="1750" w:type="pct"/>
            <w:vAlign w:val="center"/>
          </w:tcPr>
          <w:p w14:paraId="3E81B84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裁判长、监督组</w:t>
            </w:r>
          </w:p>
        </w:tc>
        <w:tc>
          <w:tcPr>
            <w:tcW w:w="590" w:type="pct"/>
            <w:vAlign w:val="center"/>
          </w:tcPr>
          <w:p w14:paraId="11882F4D" w14:textId="77777777" w:rsidR="00E438C6" w:rsidRDefault="00E438C6">
            <w:pPr>
              <w:widowControl w:val="0"/>
              <w:ind w:firstLineChars="0" w:firstLine="0"/>
              <w:jc w:val="center"/>
              <w:rPr>
                <w:rFonts w:cs="Times New Roman"/>
                <w:kern w:val="2"/>
                <w:sz w:val="24"/>
                <w:szCs w:val="24"/>
                <w:lang w:eastAsia="zh-CN"/>
              </w:rPr>
            </w:pPr>
          </w:p>
        </w:tc>
      </w:tr>
      <w:tr w:rsidR="00E438C6" w14:paraId="1C173FD0" w14:textId="77777777">
        <w:trPr>
          <w:trHeight w:val="23"/>
          <w:jc w:val="center"/>
        </w:trPr>
        <w:tc>
          <w:tcPr>
            <w:tcW w:w="493" w:type="pct"/>
            <w:vMerge w:val="restart"/>
            <w:vAlign w:val="center"/>
          </w:tcPr>
          <w:p w14:paraId="6E34FF7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比赛当天</w:t>
            </w:r>
          </w:p>
        </w:tc>
        <w:tc>
          <w:tcPr>
            <w:tcW w:w="948" w:type="pct"/>
            <w:vAlign w:val="center"/>
          </w:tcPr>
          <w:p w14:paraId="023894C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07:45</w:t>
            </w:r>
          </w:p>
        </w:tc>
        <w:tc>
          <w:tcPr>
            <w:tcW w:w="1217" w:type="pct"/>
            <w:vAlign w:val="center"/>
          </w:tcPr>
          <w:p w14:paraId="4FB154F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参赛队到达竞赛场地前集合</w:t>
            </w:r>
          </w:p>
        </w:tc>
        <w:tc>
          <w:tcPr>
            <w:tcW w:w="1750" w:type="pct"/>
            <w:vAlign w:val="center"/>
          </w:tcPr>
          <w:p w14:paraId="61154F1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各参赛队、工作人员</w:t>
            </w:r>
          </w:p>
        </w:tc>
        <w:tc>
          <w:tcPr>
            <w:tcW w:w="590" w:type="pct"/>
            <w:vAlign w:val="center"/>
          </w:tcPr>
          <w:p w14:paraId="098706A9" w14:textId="77777777" w:rsidR="00E438C6" w:rsidRDefault="00E438C6">
            <w:pPr>
              <w:widowControl w:val="0"/>
              <w:ind w:firstLineChars="0" w:firstLine="0"/>
              <w:jc w:val="center"/>
              <w:rPr>
                <w:rFonts w:cs="Times New Roman"/>
                <w:kern w:val="2"/>
                <w:sz w:val="24"/>
                <w:szCs w:val="24"/>
                <w:lang w:eastAsia="zh-CN"/>
              </w:rPr>
            </w:pPr>
          </w:p>
        </w:tc>
      </w:tr>
      <w:tr w:rsidR="00E438C6" w14:paraId="22BFD872" w14:textId="77777777">
        <w:trPr>
          <w:trHeight w:val="23"/>
          <w:jc w:val="center"/>
        </w:trPr>
        <w:tc>
          <w:tcPr>
            <w:tcW w:w="493" w:type="pct"/>
            <w:vMerge/>
            <w:vAlign w:val="center"/>
          </w:tcPr>
          <w:p w14:paraId="42F7CDCD" w14:textId="77777777" w:rsidR="00E438C6" w:rsidRDefault="00E438C6">
            <w:pPr>
              <w:widowControl w:val="0"/>
              <w:ind w:firstLineChars="0" w:firstLine="0"/>
              <w:jc w:val="center"/>
              <w:rPr>
                <w:rFonts w:cs="Times New Roman"/>
                <w:kern w:val="2"/>
                <w:sz w:val="24"/>
                <w:szCs w:val="24"/>
                <w:lang w:eastAsia="zh-CN"/>
              </w:rPr>
            </w:pPr>
          </w:p>
        </w:tc>
        <w:tc>
          <w:tcPr>
            <w:tcW w:w="948" w:type="pct"/>
            <w:vAlign w:val="center"/>
          </w:tcPr>
          <w:p w14:paraId="379F170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07:45-08:15</w:t>
            </w:r>
          </w:p>
        </w:tc>
        <w:tc>
          <w:tcPr>
            <w:tcW w:w="1217" w:type="pct"/>
            <w:vAlign w:val="center"/>
          </w:tcPr>
          <w:p w14:paraId="6D42398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检录、加密</w:t>
            </w:r>
          </w:p>
        </w:tc>
        <w:tc>
          <w:tcPr>
            <w:tcW w:w="1750" w:type="pct"/>
            <w:vAlign w:val="center"/>
          </w:tcPr>
          <w:p w14:paraId="20A705A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参赛选手，检录工作人员</w:t>
            </w:r>
          </w:p>
        </w:tc>
        <w:tc>
          <w:tcPr>
            <w:tcW w:w="590" w:type="pct"/>
            <w:vAlign w:val="center"/>
          </w:tcPr>
          <w:p w14:paraId="428FD3DF" w14:textId="77777777" w:rsidR="00E438C6" w:rsidRDefault="00E438C6">
            <w:pPr>
              <w:widowControl w:val="0"/>
              <w:ind w:firstLineChars="0" w:firstLine="0"/>
              <w:jc w:val="center"/>
              <w:rPr>
                <w:rFonts w:cs="Times New Roman"/>
                <w:kern w:val="2"/>
                <w:sz w:val="24"/>
                <w:szCs w:val="24"/>
                <w:lang w:eastAsia="zh-CN"/>
              </w:rPr>
            </w:pPr>
          </w:p>
        </w:tc>
      </w:tr>
      <w:tr w:rsidR="00E438C6" w14:paraId="28BC326C" w14:textId="77777777">
        <w:trPr>
          <w:trHeight w:val="23"/>
          <w:jc w:val="center"/>
        </w:trPr>
        <w:tc>
          <w:tcPr>
            <w:tcW w:w="493" w:type="pct"/>
            <w:vMerge/>
            <w:vAlign w:val="center"/>
          </w:tcPr>
          <w:p w14:paraId="34DF5D5D" w14:textId="77777777" w:rsidR="00E438C6" w:rsidRDefault="00E438C6">
            <w:pPr>
              <w:widowControl w:val="0"/>
              <w:ind w:firstLineChars="0" w:firstLine="0"/>
              <w:jc w:val="center"/>
              <w:rPr>
                <w:rFonts w:cs="Times New Roman"/>
                <w:kern w:val="2"/>
                <w:sz w:val="24"/>
                <w:szCs w:val="24"/>
                <w:lang w:eastAsia="zh-CN"/>
              </w:rPr>
            </w:pPr>
          </w:p>
        </w:tc>
        <w:tc>
          <w:tcPr>
            <w:tcW w:w="948" w:type="pct"/>
            <w:vAlign w:val="center"/>
          </w:tcPr>
          <w:p w14:paraId="780D8B5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08:15-08:30</w:t>
            </w:r>
          </w:p>
        </w:tc>
        <w:tc>
          <w:tcPr>
            <w:tcW w:w="1217" w:type="pct"/>
            <w:vAlign w:val="center"/>
          </w:tcPr>
          <w:p w14:paraId="3AA8025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设备工具检查确认、题目发放</w:t>
            </w:r>
          </w:p>
        </w:tc>
        <w:tc>
          <w:tcPr>
            <w:tcW w:w="1750" w:type="pct"/>
            <w:vAlign w:val="center"/>
          </w:tcPr>
          <w:p w14:paraId="5A6EAD2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参赛选手、裁判、监督、仲裁</w:t>
            </w:r>
          </w:p>
        </w:tc>
        <w:tc>
          <w:tcPr>
            <w:tcW w:w="590" w:type="pct"/>
            <w:vAlign w:val="center"/>
          </w:tcPr>
          <w:p w14:paraId="62F694ED" w14:textId="77777777" w:rsidR="00E438C6" w:rsidRDefault="00E438C6">
            <w:pPr>
              <w:widowControl w:val="0"/>
              <w:ind w:firstLineChars="0" w:firstLine="0"/>
              <w:jc w:val="center"/>
              <w:rPr>
                <w:rFonts w:cs="Times New Roman"/>
                <w:kern w:val="2"/>
                <w:sz w:val="24"/>
                <w:szCs w:val="24"/>
                <w:lang w:eastAsia="zh-CN"/>
              </w:rPr>
            </w:pPr>
          </w:p>
        </w:tc>
      </w:tr>
      <w:tr w:rsidR="00E438C6" w14:paraId="294A7AD1" w14:textId="77777777">
        <w:trPr>
          <w:trHeight w:val="23"/>
          <w:jc w:val="center"/>
        </w:trPr>
        <w:tc>
          <w:tcPr>
            <w:tcW w:w="493" w:type="pct"/>
            <w:vMerge/>
            <w:vAlign w:val="center"/>
          </w:tcPr>
          <w:p w14:paraId="56E72968" w14:textId="77777777" w:rsidR="00E438C6" w:rsidRDefault="00E438C6">
            <w:pPr>
              <w:widowControl w:val="0"/>
              <w:ind w:firstLineChars="0" w:firstLine="0"/>
              <w:jc w:val="center"/>
              <w:rPr>
                <w:rFonts w:cs="Times New Roman"/>
                <w:kern w:val="2"/>
                <w:sz w:val="24"/>
                <w:szCs w:val="24"/>
                <w:lang w:eastAsia="zh-CN"/>
              </w:rPr>
            </w:pPr>
          </w:p>
        </w:tc>
        <w:tc>
          <w:tcPr>
            <w:tcW w:w="948" w:type="pct"/>
            <w:vMerge w:val="restart"/>
            <w:vAlign w:val="center"/>
          </w:tcPr>
          <w:p w14:paraId="7D2C624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08</w:t>
            </w:r>
            <w:r>
              <w:rPr>
                <w:rFonts w:cs="Times New Roman" w:hint="eastAsia"/>
                <w:kern w:val="2"/>
                <w:sz w:val="24"/>
                <w:szCs w:val="24"/>
                <w:lang w:eastAsia="zh-CN"/>
              </w:rPr>
              <w:t>：</w:t>
            </w:r>
            <w:r>
              <w:rPr>
                <w:rFonts w:cs="Times New Roman" w:hint="eastAsia"/>
                <w:kern w:val="2"/>
                <w:sz w:val="24"/>
                <w:szCs w:val="24"/>
                <w:lang w:eastAsia="zh-CN"/>
              </w:rPr>
              <w:t>30-12</w:t>
            </w:r>
            <w:r>
              <w:rPr>
                <w:rFonts w:cs="Times New Roman" w:hint="eastAsia"/>
                <w:kern w:val="2"/>
                <w:sz w:val="24"/>
                <w:szCs w:val="24"/>
                <w:lang w:eastAsia="zh-CN"/>
              </w:rPr>
              <w:t>：</w:t>
            </w:r>
            <w:r>
              <w:rPr>
                <w:rFonts w:cs="Times New Roman" w:hint="eastAsia"/>
                <w:kern w:val="2"/>
                <w:sz w:val="24"/>
                <w:szCs w:val="24"/>
                <w:lang w:eastAsia="zh-CN"/>
              </w:rPr>
              <w:t>30</w:t>
            </w:r>
          </w:p>
        </w:tc>
        <w:tc>
          <w:tcPr>
            <w:tcW w:w="1217" w:type="pct"/>
            <w:vAlign w:val="center"/>
          </w:tcPr>
          <w:p w14:paraId="2AC251E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理论测试</w:t>
            </w:r>
          </w:p>
        </w:tc>
        <w:tc>
          <w:tcPr>
            <w:tcW w:w="1750" w:type="pct"/>
            <w:vAlign w:val="center"/>
          </w:tcPr>
          <w:p w14:paraId="7BCCA8D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参赛选手、裁判、监督、仲裁</w:t>
            </w:r>
          </w:p>
        </w:tc>
        <w:tc>
          <w:tcPr>
            <w:tcW w:w="590" w:type="pct"/>
            <w:vAlign w:val="center"/>
          </w:tcPr>
          <w:p w14:paraId="75751F9B" w14:textId="77777777" w:rsidR="00E438C6" w:rsidRDefault="00E438C6">
            <w:pPr>
              <w:widowControl w:val="0"/>
              <w:ind w:firstLineChars="0" w:firstLine="0"/>
              <w:jc w:val="center"/>
              <w:rPr>
                <w:rFonts w:cs="Times New Roman"/>
                <w:kern w:val="2"/>
                <w:sz w:val="24"/>
                <w:szCs w:val="24"/>
                <w:lang w:eastAsia="zh-CN"/>
              </w:rPr>
            </w:pPr>
          </w:p>
        </w:tc>
      </w:tr>
      <w:tr w:rsidR="00E438C6" w14:paraId="3AE46147" w14:textId="77777777">
        <w:trPr>
          <w:trHeight w:val="23"/>
          <w:jc w:val="center"/>
        </w:trPr>
        <w:tc>
          <w:tcPr>
            <w:tcW w:w="493" w:type="pct"/>
            <w:vMerge/>
            <w:vAlign w:val="center"/>
          </w:tcPr>
          <w:p w14:paraId="295660FE" w14:textId="77777777" w:rsidR="00E438C6" w:rsidRDefault="00E438C6">
            <w:pPr>
              <w:widowControl w:val="0"/>
              <w:ind w:firstLineChars="0" w:firstLine="0"/>
              <w:jc w:val="center"/>
              <w:rPr>
                <w:rFonts w:cs="Times New Roman"/>
                <w:kern w:val="2"/>
                <w:sz w:val="24"/>
                <w:szCs w:val="24"/>
                <w:lang w:eastAsia="zh-CN"/>
              </w:rPr>
            </w:pPr>
          </w:p>
        </w:tc>
        <w:tc>
          <w:tcPr>
            <w:tcW w:w="948" w:type="pct"/>
            <w:vMerge/>
            <w:vAlign w:val="center"/>
          </w:tcPr>
          <w:p w14:paraId="71D3CB89" w14:textId="77777777" w:rsidR="00E438C6" w:rsidRDefault="00E438C6">
            <w:pPr>
              <w:widowControl w:val="0"/>
              <w:ind w:firstLineChars="0" w:firstLine="0"/>
              <w:jc w:val="center"/>
              <w:rPr>
                <w:rFonts w:cs="Times New Roman"/>
                <w:kern w:val="2"/>
                <w:sz w:val="24"/>
                <w:szCs w:val="24"/>
                <w:lang w:eastAsia="zh-CN"/>
              </w:rPr>
            </w:pPr>
          </w:p>
        </w:tc>
        <w:tc>
          <w:tcPr>
            <w:tcW w:w="1217" w:type="pct"/>
            <w:vAlign w:val="center"/>
          </w:tcPr>
          <w:p w14:paraId="653429B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EDA</w:t>
            </w:r>
            <w:r>
              <w:rPr>
                <w:rFonts w:cs="Times New Roman" w:hint="eastAsia"/>
                <w:kern w:val="2"/>
                <w:sz w:val="24"/>
                <w:szCs w:val="24"/>
                <w:lang w:eastAsia="zh-CN"/>
              </w:rPr>
              <w:t>工程设计</w:t>
            </w:r>
          </w:p>
        </w:tc>
        <w:tc>
          <w:tcPr>
            <w:tcW w:w="1750" w:type="pct"/>
            <w:vAlign w:val="center"/>
          </w:tcPr>
          <w:p w14:paraId="1D3282A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参赛选手、裁判、监督、仲裁</w:t>
            </w:r>
          </w:p>
        </w:tc>
        <w:tc>
          <w:tcPr>
            <w:tcW w:w="590" w:type="pct"/>
            <w:vAlign w:val="center"/>
          </w:tcPr>
          <w:p w14:paraId="35CAA9E4" w14:textId="77777777" w:rsidR="00E438C6" w:rsidRDefault="00E438C6">
            <w:pPr>
              <w:widowControl w:val="0"/>
              <w:ind w:firstLineChars="0" w:firstLine="0"/>
              <w:jc w:val="center"/>
              <w:rPr>
                <w:rFonts w:cs="Times New Roman"/>
                <w:kern w:val="2"/>
                <w:sz w:val="24"/>
                <w:szCs w:val="24"/>
                <w:lang w:eastAsia="zh-CN"/>
              </w:rPr>
            </w:pPr>
          </w:p>
        </w:tc>
      </w:tr>
      <w:tr w:rsidR="00E438C6" w14:paraId="52BF38A5" w14:textId="77777777">
        <w:trPr>
          <w:trHeight w:val="23"/>
          <w:jc w:val="center"/>
        </w:trPr>
        <w:tc>
          <w:tcPr>
            <w:tcW w:w="493" w:type="pct"/>
            <w:vMerge/>
            <w:vAlign w:val="center"/>
          </w:tcPr>
          <w:p w14:paraId="6674A547" w14:textId="77777777" w:rsidR="00E438C6" w:rsidRDefault="00E438C6">
            <w:pPr>
              <w:widowControl w:val="0"/>
              <w:ind w:firstLineChars="0" w:firstLine="0"/>
              <w:jc w:val="center"/>
              <w:rPr>
                <w:rFonts w:cs="Times New Roman"/>
                <w:kern w:val="2"/>
                <w:sz w:val="24"/>
                <w:szCs w:val="24"/>
                <w:lang w:eastAsia="zh-CN"/>
              </w:rPr>
            </w:pPr>
          </w:p>
        </w:tc>
        <w:tc>
          <w:tcPr>
            <w:tcW w:w="948" w:type="pct"/>
            <w:vMerge/>
            <w:vAlign w:val="center"/>
          </w:tcPr>
          <w:p w14:paraId="23F56F62" w14:textId="77777777" w:rsidR="00E438C6" w:rsidRDefault="00E438C6">
            <w:pPr>
              <w:widowControl w:val="0"/>
              <w:ind w:firstLineChars="0" w:firstLine="0"/>
              <w:jc w:val="center"/>
              <w:rPr>
                <w:rFonts w:cs="Times New Roman"/>
                <w:kern w:val="2"/>
                <w:sz w:val="24"/>
                <w:szCs w:val="24"/>
                <w:lang w:eastAsia="zh-CN"/>
              </w:rPr>
            </w:pPr>
          </w:p>
        </w:tc>
        <w:tc>
          <w:tcPr>
            <w:tcW w:w="1217" w:type="pct"/>
            <w:vAlign w:val="center"/>
          </w:tcPr>
          <w:p w14:paraId="19BECD3C"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CAM</w:t>
            </w:r>
            <w:r>
              <w:rPr>
                <w:rFonts w:cs="Times New Roman" w:hint="eastAsia"/>
                <w:kern w:val="2"/>
                <w:sz w:val="24"/>
                <w:szCs w:val="24"/>
                <w:lang w:eastAsia="zh-CN"/>
              </w:rPr>
              <w:t>审核与工艺文件编制</w:t>
            </w:r>
          </w:p>
        </w:tc>
        <w:tc>
          <w:tcPr>
            <w:tcW w:w="1750" w:type="pct"/>
            <w:vAlign w:val="center"/>
          </w:tcPr>
          <w:p w14:paraId="47D426F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参赛选手、裁判长、监督、仲裁</w:t>
            </w:r>
          </w:p>
        </w:tc>
        <w:tc>
          <w:tcPr>
            <w:tcW w:w="590" w:type="pct"/>
            <w:vAlign w:val="center"/>
          </w:tcPr>
          <w:p w14:paraId="30E816CB" w14:textId="77777777" w:rsidR="00E438C6" w:rsidRDefault="00E438C6">
            <w:pPr>
              <w:widowControl w:val="0"/>
              <w:ind w:firstLineChars="0" w:firstLine="0"/>
              <w:jc w:val="center"/>
              <w:rPr>
                <w:rFonts w:cs="Times New Roman"/>
                <w:kern w:val="2"/>
                <w:sz w:val="24"/>
                <w:szCs w:val="24"/>
                <w:lang w:eastAsia="zh-CN"/>
              </w:rPr>
            </w:pPr>
          </w:p>
        </w:tc>
      </w:tr>
      <w:tr w:rsidR="00E438C6" w14:paraId="770FBF1F" w14:textId="77777777">
        <w:trPr>
          <w:trHeight w:val="23"/>
          <w:jc w:val="center"/>
        </w:trPr>
        <w:tc>
          <w:tcPr>
            <w:tcW w:w="493" w:type="pct"/>
            <w:vMerge/>
            <w:vAlign w:val="center"/>
          </w:tcPr>
          <w:p w14:paraId="0CECF60D" w14:textId="77777777" w:rsidR="00E438C6" w:rsidRDefault="00E438C6">
            <w:pPr>
              <w:widowControl w:val="0"/>
              <w:ind w:firstLineChars="0" w:firstLine="0"/>
              <w:jc w:val="center"/>
              <w:rPr>
                <w:rFonts w:cs="Times New Roman"/>
                <w:kern w:val="2"/>
                <w:sz w:val="24"/>
                <w:szCs w:val="24"/>
                <w:lang w:eastAsia="zh-CN"/>
              </w:rPr>
            </w:pPr>
          </w:p>
        </w:tc>
        <w:tc>
          <w:tcPr>
            <w:tcW w:w="948" w:type="pct"/>
            <w:vMerge/>
            <w:vAlign w:val="center"/>
          </w:tcPr>
          <w:p w14:paraId="79A7F79B" w14:textId="77777777" w:rsidR="00E438C6" w:rsidRDefault="00E438C6">
            <w:pPr>
              <w:widowControl w:val="0"/>
              <w:ind w:firstLineChars="0" w:firstLine="0"/>
              <w:jc w:val="center"/>
              <w:rPr>
                <w:rFonts w:cs="Times New Roman"/>
                <w:kern w:val="2"/>
                <w:sz w:val="24"/>
                <w:szCs w:val="24"/>
                <w:lang w:eastAsia="zh-CN"/>
              </w:rPr>
            </w:pPr>
          </w:p>
        </w:tc>
        <w:tc>
          <w:tcPr>
            <w:tcW w:w="1217" w:type="pct"/>
            <w:vAlign w:val="center"/>
          </w:tcPr>
          <w:p w14:paraId="3BD2FFE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成品板质量检测与缺陷分析</w:t>
            </w:r>
          </w:p>
        </w:tc>
        <w:tc>
          <w:tcPr>
            <w:tcW w:w="1750" w:type="pct"/>
            <w:vAlign w:val="center"/>
          </w:tcPr>
          <w:p w14:paraId="28B1027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参赛选手、裁判长、裁判、监督、仲裁</w:t>
            </w:r>
          </w:p>
        </w:tc>
        <w:tc>
          <w:tcPr>
            <w:tcW w:w="590" w:type="pct"/>
            <w:vAlign w:val="center"/>
          </w:tcPr>
          <w:p w14:paraId="29B74646" w14:textId="77777777" w:rsidR="00E438C6" w:rsidRDefault="00E438C6">
            <w:pPr>
              <w:widowControl w:val="0"/>
              <w:ind w:firstLineChars="0" w:firstLine="0"/>
              <w:jc w:val="center"/>
              <w:rPr>
                <w:rFonts w:cs="Times New Roman"/>
                <w:kern w:val="2"/>
                <w:sz w:val="24"/>
                <w:szCs w:val="24"/>
                <w:lang w:eastAsia="zh-CN"/>
              </w:rPr>
            </w:pPr>
          </w:p>
        </w:tc>
      </w:tr>
    </w:tbl>
    <w:p w14:paraId="32240458" w14:textId="77777777" w:rsidR="00E438C6" w:rsidRDefault="00000000">
      <w:pPr>
        <w:pStyle w:val="1"/>
        <w:spacing w:before="120" w:after="120"/>
        <w:rPr>
          <w:lang w:eastAsia="zh-CN"/>
        </w:rPr>
      </w:pPr>
      <w:bookmarkStart w:id="289" w:name="_Toc182439133"/>
      <w:bookmarkStart w:id="290" w:name="_Toc502679156"/>
      <w:bookmarkStart w:id="291" w:name="_Toc1307374009"/>
      <w:bookmarkStart w:id="292" w:name="_Toc14028"/>
      <w:bookmarkStart w:id="293" w:name="_Toc1363740533"/>
      <w:r>
        <w:rPr>
          <w:lang w:eastAsia="zh-CN"/>
        </w:rPr>
        <w:t>4.</w:t>
      </w:r>
      <w:r>
        <w:rPr>
          <w:lang w:eastAsia="zh-CN"/>
        </w:rPr>
        <w:t>评分标准</w:t>
      </w:r>
      <w:bookmarkEnd w:id="289"/>
      <w:bookmarkEnd w:id="290"/>
      <w:bookmarkEnd w:id="291"/>
      <w:bookmarkEnd w:id="292"/>
      <w:bookmarkEnd w:id="293"/>
    </w:p>
    <w:p w14:paraId="2AC77604" w14:textId="77777777" w:rsidR="00E438C6" w:rsidRPr="001505CC" w:rsidRDefault="00000000">
      <w:pPr>
        <w:ind w:firstLine="560"/>
        <w:rPr>
          <w:rFonts w:cs="Times New Roman"/>
          <w:color w:val="auto"/>
          <w:kern w:val="2"/>
          <w:sz w:val="28"/>
          <w:szCs w:val="24"/>
          <w:lang w:eastAsia="zh-CN"/>
          <w:rPrChange w:id="294" w:author="y 19" w:date="2026-07-21T16:45:00Z" w16du:dateUtc="2026-07-21T08:45:00Z">
            <w:rPr>
              <w:lang w:eastAsia="zh-CN"/>
            </w:rPr>
          </w:rPrChange>
        </w:rPr>
      </w:pPr>
      <w:r w:rsidRPr="001505CC">
        <w:rPr>
          <w:rFonts w:cs="Times New Roman"/>
          <w:color w:val="auto"/>
          <w:kern w:val="2"/>
          <w:sz w:val="28"/>
          <w:szCs w:val="24"/>
          <w:lang w:eastAsia="zh-CN"/>
          <w:rPrChange w:id="295" w:author="y 19" w:date="2026-07-21T16:45:00Z" w16du:dateUtc="2026-07-21T08:45:00Z">
            <w:rPr>
              <w:lang w:eastAsia="zh-CN"/>
            </w:rPr>
          </w:rPrChange>
        </w:rPr>
        <w:t>本项目评分标准分为测量和评价两类。凡可采用客观数据表述的评判称为测量；凡需要采用主观描述进行的评判称为评价。</w:t>
      </w:r>
    </w:p>
    <w:p w14:paraId="41074D52" w14:textId="77777777" w:rsidR="00E438C6" w:rsidRDefault="00000000">
      <w:pPr>
        <w:pStyle w:val="21"/>
        <w:spacing w:before="120" w:after="120"/>
        <w:rPr>
          <w:lang w:eastAsia="zh-CN"/>
        </w:rPr>
      </w:pPr>
      <w:bookmarkStart w:id="296" w:name="_Toc419690327"/>
      <w:bookmarkStart w:id="297" w:name="_Toc1692742156"/>
      <w:bookmarkStart w:id="298" w:name="_Toc1518319011"/>
      <w:bookmarkStart w:id="299" w:name="_Toc946127995"/>
      <w:bookmarkStart w:id="300" w:name="_Toc6896"/>
      <w:proofErr w:type="gramStart"/>
      <w:r>
        <w:rPr>
          <w:lang w:eastAsia="zh-CN"/>
        </w:rPr>
        <w:t xml:space="preserve">4.1 </w:t>
      </w:r>
      <w:r>
        <w:rPr>
          <w:lang w:eastAsia="zh-CN"/>
        </w:rPr>
        <w:t>评价</w:t>
      </w:r>
      <w:proofErr w:type="gramEnd"/>
      <w:r>
        <w:rPr>
          <w:lang w:eastAsia="zh-CN"/>
        </w:rPr>
        <w:t>分（主观）</w:t>
      </w:r>
      <w:bookmarkEnd w:id="296"/>
      <w:bookmarkEnd w:id="297"/>
      <w:bookmarkEnd w:id="298"/>
      <w:bookmarkEnd w:id="299"/>
      <w:bookmarkEnd w:id="300"/>
    </w:p>
    <w:p w14:paraId="502E22C6" w14:textId="77777777" w:rsidR="00E438C6" w:rsidRDefault="00000000">
      <w:pPr>
        <w:ind w:firstLine="640"/>
        <w:rPr>
          <w:lang w:eastAsia="zh-CN"/>
        </w:rPr>
      </w:pPr>
      <w:r>
        <w:rPr>
          <w:lang w:eastAsia="zh-CN"/>
        </w:rPr>
        <w:t>权重表如下：</w:t>
      </w:r>
    </w:p>
    <w:tbl>
      <w:tblPr>
        <w:tblStyle w:val="af5"/>
        <w:tblW w:w="0" w:type="auto"/>
        <w:jc w:val="center"/>
        <w:tblLook w:val="04A0" w:firstRow="1" w:lastRow="0" w:firstColumn="1" w:lastColumn="0" w:noHBand="0" w:noVBand="1"/>
      </w:tblPr>
      <w:tblGrid>
        <w:gridCol w:w="1582"/>
        <w:gridCol w:w="6730"/>
      </w:tblGrid>
      <w:tr w:rsidR="00E438C6" w14:paraId="20964360" w14:textId="77777777">
        <w:trPr>
          <w:jc w:val="center"/>
        </w:trPr>
        <w:tc>
          <w:tcPr>
            <w:tcW w:w="1701" w:type="dxa"/>
            <w:tcBorders>
              <w:top w:val="single" w:sz="12" w:space="0" w:color="auto"/>
              <w:left w:val="nil"/>
            </w:tcBorders>
          </w:tcPr>
          <w:p w14:paraId="14F8D38F"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权重分值</w:t>
            </w:r>
          </w:p>
        </w:tc>
        <w:tc>
          <w:tcPr>
            <w:tcW w:w="7370" w:type="dxa"/>
            <w:tcBorders>
              <w:top w:val="single" w:sz="12" w:space="0" w:color="auto"/>
              <w:right w:val="nil"/>
            </w:tcBorders>
          </w:tcPr>
          <w:p w14:paraId="28D8CF52"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要求描述</w:t>
            </w:r>
          </w:p>
        </w:tc>
      </w:tr>
      <w:tr w:rsidR="00E438C6" w14:paraId="0FE130A3" w14:textId="77777777">
        <w:trPr>
          <w:jc w:val="center"/>
        </w:trPr>
        <w:tc>
          <w:tcPr>
            <w:tcW w:w="1701" w:type="dxa"/>
            <w:tcBorders>
              <w:left w:val="nil"/>
            </w:tcBorders>
          </w:tcPr>
          <w:p w14:paraId="3FA3716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0</w:t>
            </w:r>
            <w:r>
              <w:rPr>
                <w:rFonts w:cs="Times New Roman" w:hint="eastAsia"/>
                <w:kern w:val="2"/>
                <w:sz w:val="24"/>
                <w:szCs w:val="24"/>
                <w:lang w:eastAsia="zh-CN"/>
              </w:rPr>
              <w:t>分</w:t>
            </w:r>
          </w:p>
        </w:tc>
        <w:tc>
          <w:tcPr>
            <w:tcW w:w="7370" w:type="dxa"/>
            <w:tcBorders>
              <w:right w:val="nil"/>
            </w:tcBorders>
          </w:tcPr>
          <w:p w14:paraId="7C42206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各方面均低于行业标准，包括</w:t>
            </w:r>
            <w:proofErr w:type="gramStart"/>
            <w:r>
              <w:rPr>
                <w:rFonts w:cs="Times New Roman" w:hint="eastAsia"/>
                <w:kern w:val="2"/>
                <w:sz w:val="24"/>
                <w:szCs w:val="24"/>
                <w:lang w:eastAsia="zh-CN"/>
              </w:rPr>
              <w:t>"</w:t>
            </w:r>
            <w:r>
              <w:rPr>
                <w:rFonts w:cs="Times New Roman" w:hint="eastAsia"/>
                <w:kern w:val="2"/>
                <w:sz w:val="24"/>
                <w:szCs w:val="24"/>
                <w:lang w:eastAsia="zh-CN"/>
              </w:rPr>
              <w:t>未</w:t>
            </w:r>
            <w:proofErr w:type="gramEnd"/>
            <w:r>
              <w:rPr>
                <w:rFonts w:cs="Times New Roman" w:hint="eastAsia"/>
                <w:kern w:val="2"/>
                <w:sz w:val="24"/>
                <w:szCs w:val="24"/>
                <w:lang w:eastAsia="zh-CN"/>
              </w:rPr>
              <w:t>做</w:t>
            </w:r>
            <w:proofErr w:type="gramStart"/>
            <w:r>
              <w:rPr>
                <w:rFonts w:cs="Times New Roman" w:hint="eastAsia"/>
                <w:kern w:val="2"/>
                <w:sz w:val="24"/>
                <w:szCs w:val="24"/>
                <w:lang w:eastAsia="zh-CN"/>
              </w:rPr>
              <w:t>尝试</w:t>
            </w:r>
            <w:r>
              <w:rPr>
                <w:rFonts w:cs="Times New Roman" w:hint="eastAsia"/>
                <w:kern w:val="2"/>
                <w:sz w:val="24"/>
                <w:szCs w:val="24"/>
                <w:lang w:eastAsia="zh-CN"/>
              </w:rPr>
              <w:t>"</w:t>
            </w:r>
            <w:proofErr w:type="gramEnd"/>
          </w:p>
        </w:tc>
      </w:tr>
      <w:tr w:rsidR="00E438C6" w14:paraId="2CFAD02A" w14:textId="77777777">
        <w:trPr>
          <w:jc w:val="center"/>
        </w:trPr>
        <w:tc>
          <w:tcPr>
            <w:tcW w:w="1701" w:type="dxa"/>
            <w:tcBorders>
              <w:left w:val="nil"/>
            </w:tcBorders>
          </w:tcPr>
          <w:p w14:paraId="4D13996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分</w:t>
            </w:r>
          </w:p>
        </w:tc>
        <w:tc>
          <w:tcPr>
            <w:tcW w:w="7370" w:type="dxa"/>
            <w:tcBorders>
              <w:right w:val="nil"/>
            </w:tcBorders>
          </w:tcPr>
          <w:p w14:paraId="03F018F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达到行业标准</w:t>
            </w:r>
          </w:p>
        </w:tc>
      </w:tr>
      <w:tr w:rsidR="00E438C6" w14:paraId="2E5F3604" w14:textId="77777777">
        <w:trPr>
          <w:jc w:val="center"/>
        </w:trPr>
        <w:tc>
          <w:tcPr>
            <w:tcW w:w="1701" w:type="dxa"/>
            <w:tcBorders>
              <w:left w:val="nil"/>
            </w:tcBorders>
          </w:tcPr>
          <w:p w14:paraId="2D10AE9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w:t>
            </w:r>
            <w:r>
              <w:rPr>
                <w:rFonts w:cs="Times New Roman" w:hint="eastAsia"/>
                <w:kern w:val="2"/>
                <w:sz w:val="24"/>
                <w:szCs w:val="24"/>
                <w:lang w:eastAsia="zh-CN"/>
              </w:rPr>
              <w:t>分</w:t>
            </w:r>
          </w:p>
        </w:tc>
        <w:tc>
          <w:tcPr>
            <w:tcW w:w="7370" w:type="dxa"/>
            <w:tcBorders>
              <w:right w:val="nil"/>
            </w:tcBorders>
          </w:tcPr>
          <w:p w14:paraId="74063D0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达到行业标准，且某些方面超过标准</w:t>
            </w:r>
          </w:p>
        </w:tc>
      </w:tr>
      <w:tr w:rsidR="00E438C6" w14:paraId="0C9C1013" w14:textId="77777777">
        <w:trPr>
          <w:jc w:val="center"/>
        </w:trPr>
        <w:tc>
          <w:tcPr>
            <w:tcW w:w="1701" w:type="dxa"/>
            <w:tcBorders>
              <w:left w:val="nil"/>
              <w:bottom w:val="single" w:sz="12" w:space="0" w:color="auto"/>
            </w:tcBorders>
          </w:tcPr>
          <w:p w14:paraId="15A80B9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w:t>
            </w:r>
            <w:r>
              <w:rPr>
                <w:rFonts w:cs="Times New Roman" w:hint="eastAsia"/>
                <w:kern w:val="2"/>
                <w:sz w:val="24"/>
                <w:szCs w:val="24"/>
                <w:lang w:eastAsia="zh-CN"/>
              </w:rPr>
              <w:t>分</w:t>
            </w:r>
          </w:p>
        </w:tc>
        <w:tc>
          <w:tcPr>
            <w:tcW w:w="7370" w:type="dxa"/>
            <w:tcBorders>
              <w:bottom w:val="single" w:sz="12" w:space="0" w:color="auto"/>
              <w:right w:val="nil"/>
            </w:tcBorders>
          </w:tcPr>
          <w:p w14:paraId="6AD1C5B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达到行业期待的优秀水平</w:t>
            </w:r>
          </w:p>
        </w:tc>
      </w:tr>
    </w:tbl>
    <w:p w14:paraId="5A215ABA" w14:textId="77777777" w:rsidR="00E438C6" w:rsidRDefault="00000000">
      <w:pPr>
        <w:spacing w:beforeLines="50" w:before="120" w:afterLines="50" w:after="120"/>
        <w:ind w:firstLine="640"/>
        <w:rPr>
          <w:lang w:eastAsia="zh-CN"/>
        </w:rPr>
      </w:pPr>
      <w:r>
        <w:rPr>
          <w:lang w:eastAsia="zh-CN"/>
        </w:rPr>
        <w:t>模块</w:t>
      </w:r>
      <w:r>
        <w:rPr>
          <w:rFonts w:hint="eastAsia"/>
          <w:lang w:eastAsia="zh"/>
        </w:rPr>
        <w:t>B</w:t>
      </w:r>
      <w:r>
        <w:rPr>
          <w:lang w:eastAsia="zh-CN"/>
        </w:rPr>
        <w:t xml:space="preserve"> </w:t>
      </w:r>
      <w:r>
        <w:rPr>
          <w:lang w:eastAsia="zh-CN"/>
        </w:rPr>
        <w:t>评价维度：</w:t>
      </w:r>
    </w:p>
    <w:tbl>
      <w:tblPr>
        <w:tblStyle w:val="af5"/>
        <w:tblW w:w="0" w:type="auto"/>
        <w:jc w:val="center"/>
        <w:tblLook w:val="04A0" w:firstRow="1" w:lastRow="0" w:firstColumn="1" w:lastColumn="0" w:noHBand="0" w:noVBand="1"/>
      </w:tblPr>
      <w:tblGrid>
        <w:gridCol w:w="1335"/>
        <w:gridCol w:w="1614"/>
        <w:gridCol w:w="1614"/>
        <w:gridCol w:w="1873"/>
        <w:gridCol w:w="1876"/>
      </w:tblGrid>
      <w:tr w:rsidR="00E438C6" w14:paraId="4AC05A52" w14:textId="77777777">
        <w:trPr>
          <w:trHeight w:val="423"/>
          <w:jc w:val="center"/>
        </w:trPr>
        <w:tc>
          <w:tcPr>
            <w:tcW w:w="1417" w:type="dxa"/>
            <w:tcBorders>
              <w:top w:val="single" w:sz="12" w:space="0" w:color="auto"/>
              <w:left w:val="nil"/>
              <w:bottom w:val="single" w:sz="4" w:space="0" w:color="auto"/>
              <w:right w:val="single" w:sz="4" w:space="0" w:color="auto"/>
            </w:tcBorders>
            <w:vAlign w:val="center"/>
          </w:tcPr>
          <w:p w14:paraId="4CA289C1"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评价子项</w:t>
            </w:r>
          </w:p>
        </w:tc>
        <w:tc>
          <w:tcPr>
            <w:tcW w:w="1701" w:type="dxa"/>
            <w:tcBorders>
              <w:top w:val="single" w:sz="12" w:space="0" w:color="auto"/>
              <w:left w:val="single" w:sz="4" w:space="0" w:color="auto"/>
              <w:bottom w:val="single" w:sz="4" w:space="0" w:color="auto"/>
              <w:right w:val="single" w:sz="4" w:space="0" w:color="auto"/>
            </w:tcBorders>
            <w:vAlign w:val="center"/>
          </w:tcPr>
          <w:p w14:paraId="128B9871"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0</w:t>
            </w:r>
            <w:r>
              <w:rPr>
                <w:rFonts w:cs="Times New Roman" w:hint="eastAsia"/>
                <w:b/>
                <w:bCs/>
                <w:kern w:val="2"/>
                <w:sz w:val="24"/>
                <w:szCs w:val="24"/>
                <w:lang w:eastAsia="zh-CN"/>
              </w:rPr>
              <w:t>分</w:t>
            </w:r>
          </w:p>
        </w:tc>
        <w:tc>
          <w:tcPr>
            <w:tcW w:w="1701" w:type="dxa"/>
            <w:tcBorders>
              <w:top w:val="single" w:sz="12" w:space="0" w:color="auto"/>
              <w:left w:val="single" w:sz="4" w:space="0" w:color="auto"/>
              <w:bottom w:val="single" w:sz="4" w:space="0" w:color="auto"/>
              <w:right w:val="single" w:sz="4" w:space="0" w:color="auto"/>
            </w:tcBorders>
            <w:vAlign w:val="center"/>
          </w:tcPr>
          <w:p w14:paraId="1063ED09"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1</w:t>
            </w:r>
            <w:r>
              <w:rPr>
                <w:rFonts w:cs="Times New Roman" w:hint="eastAsia"/>
                <w:b/>
                <w:bCs/>
                <w:kern w:val="2"/>
                <w:sz w:val="24"/>
                <w:szCs w:val="24"/>
                <w:lang w:eastAsia="zh-CN"/>
              </w:rPr>
              <w:t>分</w:t>
            </w:r>
          </w:p>
        </w:tc>
        <w:tc>
          <w:tcPr>
            <w:tcW w:w="1984" w:type="dxa"/>
            <w:tcBorders>
              <w:top w:val="single" w:sz="12" w:space="0" w:color="auto"/>
              <w:left w:val="single" w:sz="4" w:space="0" w:color="auto"/>
              <w:bottom w:val="single" w:sz="4" w:space="0" w:color="auto"/>
              <w:right w:val="single" w:sz="4" w:space="0" w:color="auto"/>
            </w:tcBorders>
            <w:vAlign w:val="center"/>
          </w:tcPr>
          <w:p w14:paraId="64893EC5"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2</w:t>
            </w:r>
            <w:r>
              <w:rPr>
                <w:rFonts w:cs="Times New Roman" w:hint="eastAsia"/>
                <w:b/>
                <w:bCs/>
                <w:kern w:val="2"/>
                <w:sz w:val="24"/>
                <w:szCs w:val="24"/>
                <w:lang w:eastAsia="zh-CN"/>
              </w:rPr>
              <w:t>分</w:t>
            </w:r>
          </w:p>
        </w:tc>
        <w:tc>
          <w:tcPr>
            <w:tcW w:w="1984" w:type="dxa"/>
            <w:tcBorders>
              <w:top w:val="single" w:sz="12" w:space="0" w:color="auto"/>
              <w:left w:val="single" w:sz="4" w:space="0" w:color="auto"/>
              <w:bottom w:val="single" w:sz="4" w:space="0" w:color="auto"/>
              <w:right w:val="nil"/>
            </w:tcBorders>
            <w:vAlign w:val="center"/>
          </w:tcPr>
          <w:p w14:paraId="0039F6DE"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3</w:t>
            </w:r>
            <w:r>
              <w:rPr>
                <w:rFonts w:cs="Times New Roman" w:hint="eastAsia"/>
                <w:b/>
                <w:bCs/>
                <w:kern w:val="2"/>
                <w:sz w:val="24"/>
                <w:szCs w:val="24"/>
                <w:lang w:eastAsia="zh-CN"/>
              </w:rPr>
              <w:t>分</w:t>
            </w:r>
          </w:p>
        </w:tc>
      </w:tr>
      <w:tr w:rsidR="00E438C6" w14:paraId="626100DE" w14:textId="77777777">
        <w:trPr>
          <w:jc w:val="center"/>
        </w:trPr>
        <w:tc>
          <w:tcPr>
            <w:tcW w:w="1417" w:type="dxa"/>
            <w:tcBorders>
              <w:top w:val="single" w:sz="4" w:space="0" w:color="auto"/>
              <w:left w:val="nil"/>
              <w:bottom w:val="single" w:sz="4" w:space="0" w:color="auto"/>
              <w:right w:val="single" w:sz="4" w:space="0" w:color="auto"/>
            </w:tcBorders>
            <w:vAlign w:val="center"/>
          </w:tcPr>
          <w:p w14:paraId="5055D40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布局合理性</w:t>
            </w:r>
          </w:p>
        </w:tc>
        <w:tc>
          <w:tcPr>
            <w:tcW w:w="1701" w:type="dxa"/>
            <w:tcBorders>
              <w:top w:val="single" w:sz="4" w:space="0" w:color="auto"/>
              <w:left w:val="single" w:sz="4" w:space="0" w:color="auto"/>
              <w:bottom w:val="single" w:sz="4" w:space="0" w:color="auto"/>
              <w:right w:val="single" w:sz="4" w:space="0" w:color="auto"/>
            </w:tcBorders>
            <w:vAlign w:val="center"/>
          </w:tcPr>
          <w:p w14:paraId="07B5044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无模块化分组，器件随意放置</w:t>
            </w:r>
          </w:p>
        </w:tc>
        <w:tc>
          <w:tcPr>
            <w:tcW w:w="1701" w:type="dxa"/>
            <w:tcBorders>
              <w:top w:val="single" w:sz="4" w:space="0" w:color="auto"/>
              <w:left w:val="single" w:sz="4" w:space="0" w:color="auto"/>
              <w:bottom w:val="single" w:sz="4" w:space="0" w:color="auto"/>
              <w:right w:val="single" w:sz="4" w:space="0" w:color="auto"/>
            </w:tcBorders>
            <w:vAlign w:val="center"/>
          </w:tcPr>
          <w:p w14:paraId="46715CC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有基本分组，主要接口靠边</w:t>
            </w:r>
          </w:p>
        </w:tc>
        <w:tc>
          <w:tcPr>
            <w:tcW w:w="1984" w:type="dxa"/>
            <w:tcBorders>
              <w:top w:val="single" w:sz="4" w:space="0" w:color="auto"/>
              <w:left w:val="single" w:sz="4" w:space="0" w:color="auto"/>
              <w:bottom w:val="single" w:sz="4" w:space="0" w:color="auto"/>
              <w:right w:val="single" w:sz="4" w:space="0" w:color="auto"/>
            </w:tcBorders>
            <w:vAlign w:val="center"/>
          </w:tcPr>
          <w:p w14:paraId="0600067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模块化清晰，功能器件就近放置，整体合理</w:t>
            </w:r>
          </w:p>
        </w:tc>
        <w:tc>
          <w:tcPr>
            <w:tcW w:w="1984" w:type="dxa"/>
            <w:tcBorders>
              <w:top w:val="single" w:sz="4" w:space="0" w:color="auto"/>
              <w:left w:val="single" w:sz="4" w:space="0" w:color="auto"/>
              <w:bottom w:val="single" w:sz="4" w:space="0" w:color="auto"/>
              <w:right w:val="nil"/>
            </w:tcBorders>
            <w:vAlign w:val="center"/>
          </w:tcPr>
          <w:p w14:paraId="4A05FA5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布局专业美观，信号路径最短化，</w:t>
            </w:r>
            <w:r>
              <w:rPr>
                <w:rFonts w:cs="Times New Roman" w:hint="eastAsia"/>
                <w:kern w:val="2"/>
                <w:sz w:val="24"/>
                <w:szCs w:val="24"/>
                <w:lang w:eastAsia="zh-CN"/>
              </w:rPr>
              <w:t>EMC</w:t>
            </w:r>
            <w:r>
              <w:rPr>
                <w:rFonts w:cs="Times New Roman" w:hint="eastAsia"/>
                <w:kern w:val="2"/>
                <w:sz w:val="24"/>
                <w:szCs w:val="24"/>
                <w:lang w:eastAsia="zh-CN"/>
              </w:rPr>
              <w:t>考量充分</w:t>
            </w:r>
          </w:p>
        </w:tc>
      </w:tr>
      <w:tr w:rsidR="00E438C6" w14:paraId="15AE4C16" w14:textId="77777777">
        <w:trPr>
          <w:jc w:val="center"/>
        </w:trPr>
        <w:tc>
          <w:tcPr>
            <w:tcW w:w="1417" w:type="dxa"/>
            <w:tcBorders>
              <w:top w:val="single" w:sz="4" w:space="0" w:color="auto"/>
              <w:left w:val="nil"/>
              <w:bottom w:val="single" w:sz="12" w:space="0" w:color="auto"/>
              <w:right w:val="single" w:sz="4" w:space="0" w:color="auto"/>
            </w:tcBorders>
            <w:vAlign w:val="center"/>
          </w:tcPr>
          <w:p w14:paraId="3E6B1FC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布线策略</w:t>
            </w:r>
          </w:p>
        </w:tc>
        <w:tc>
          <w:tcPr>
            <w:tcW w:w="1701" w:type="dxa"/>
            <w:tcBorders>
              <w:top w:val="single" w:sz="4" w:space="0" w:color="auto"/>
              <w:left w:val="single" w:sz="4" w:space="0" w:color="auto"/>
              <w:bottom w:val="single" w:sz="12" w:space="0" w:color="auto"/>
              <w:right w:val="single" w:sz="4" w:space="0" w:color="auto"/>
            </w:tcBorders>
            <w:vAlign w:val="center"/>
          </w:tcPr>
          <w:p w14:paraId="2EAE50E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走线杂乱，无设计策略</w:t>
            </w:r>
          </w:p>
        </w:tc>
        <w:tc>
          <w:tcPr>
            <w:tcW w:w="1701" w:type="dxa"/>
            <w:tcBorders>
              <w:top w:val="single" w:sz="4" w:space="0" w:color="auto"/>
              <w:left w:val="single" w:sz="4" w:space="0" w:color="auto"/>
              <w:bottom w:val="single" w:sz="12" w:space="0" w:color="auto"/>
              <w:right w:val="single" w:sz="4" w:space="0" w:color="auto"/>
            </w:tcBorders>
            <w:vAlign w:val="center"/>
          </w:tcPr>
          <w:p w14:paraId="7061CE2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走线基本整齐，有基本布线规范</w:t>
            </w:r>
          </w:p>
        </w:tc>
        <w:tc>
          <w:tcPr>
            <w:tcW w:w="1984" w:type="dxa"/>
            <w:tcBorders>
              <w:top w:val="single" w:sz="4" w:space="0" w:color="auto"/>
              <w:left w:val="single" w:sz="4" w:space="0" w:color="auto"/>
              <w:bottom w:val="single" w:sz="12" w:space="0" w:color="auto"/>
              <w:right w:val="single" w:sz="4" w:space="0" w:color="auto"/>
            </w:tcBorders>
            <w:vAlign w:val="center"/>
          </w:tcPr>
          <w:p w14:paraId="732ECF7C"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差分对等长、电源网络加宽，策略明确</w:t>
            </w:r>
          </w:p>
        </w:tc>
        <w:tc>
          <w:tcPr>
            <w:tcW w:w="1984" w:type="dxa"/>
            <w:tcBorders>
              <w:top w:val="single" w:sz="4" w:space="0" w:color="auto"/>
              <w:left w:val="single" w:sz="4" w:space="0" w:color="auto"/>
              <w:bottom w:val="single" w:sz="12" w:space="0" w:color="auto"/>
              <w:right w:val="nil"/>
            </w:tcBorders>
            <w:vAlign w:val="center"/>
          </w:tcPr>
          <w:p w14:paraId="65DACB1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高速信号走线规范、回流路径优化、整体专业水准</w:t>
            </w:r>
          </w:p>
        </w:tc>
      </w:tr>
    </w:tbl>
    <w:p w14:paraId="5AA99ED7" w14:textId="77777777" w:rsidR="00E438C6" w:rsidRDefault="00000000">
      <w:pPr>
        <w:pStyle w:val="21"/>
        <w:spacing w:before="120" w:after="120"/>
        <w:rPr>
          <w:lang w:eastAsia="zh-CN"/>
        </w:rPr>
      </w:pPr>
      <w:bookmarkStart w:id="301" w:name="_Toc21882"/>
      <w:bookmarkStart w:id="302" w:name="_Toc1679554531"/>
      <w:bookmarkStart w:id="303" w:name="_Toc1869385321"/>
      <w:bookmarkStart w:id="304" w:name="_Toc740132231"/>
      <w:bookmarkStart w:id="305" w:name="_Toc860044840"/>
      <w:proofErr w:type="gramStart"/>
      <w:r>
        <w:rPr>
          <w:lang w:eastAsia="zh-CN"/>
        </w:rPr>
        <w:lastRenderedPageBreak/>
        <w:t xml:space="preserve">4.2 </w:t>
      </w:r>
      <w:r>
        <w:rPr>
          <w:lang w:eastAsia="zh-CN"/>
        </w:rPr>
        <w:t>测量</w:t>
      </w:r>
      <w:proofErr w:type="gramEnd"/>
      <w:r>
        <w:rPr>
          <w:lang w:eastAsia="zh-CN"/>
        </w:rPr>
        <w:t>分（客观）</w:t>
      </w:r>
      <w:bookmarkEnd w:id="301"/>
      <w:bookmarkEnd w:id="302"/>
      <w:bookmarkEnd w:id="303"/>
      <w:bookmarkEnd w:id="304"/>
      <w:bookmarkEnd w:id="305"/>
    </w:p>
    <w:p w14:paraId="383F7672" w14:textId="77777777" w:rsidR="00E438C6" w:rsidRPr="001505CC" w:rsidRDefault="00000000">
      <w:pPr>
        <w:spacing w:beforeLines="50" w:before="120" w:afterLines="50" w:after="120"/>
        <w:ind w:firstLine="560"/>
        <w:rPr>
          <w:rFonts w:cs="Times New Roman"/>
          <w:color w:val="auto"/>
          <w:kern w:val="2"/>
          <w:sz w:val="28"/>
          <w:szCs w:val="24"/>
          <w:lang w:eastAsia="zh-CN"/>
          <w:rPrChange w:id="306" w:author="y 19" w:date="2026-07-21T16:46:00Z" w16du:dateUtc="2026-07-21T08:46:00Z">
            <w:rPr>
              <w:lang w:eastAsia="zh-CN"/>
            </w:rPr>
          </w:rPrChange>
        </w:rPr>
      </w:pPr>
      <w:bookmarkStart w:id="307" w:name="_Toc553105055"/>
      <w:r w:rsidRPr="001505CC">
        <w:rPr>
          <w:rFonts w:cs="Times New Roman"/>
          <w:color w:val="auto"/>
          <w:kern w:val="2"/>
          <w:sz w:val="28"/>
          <w:szCs w:val="24"/>
          <w:lang w:eastAsia="zh-CN"/>
          <w:rPrChange w:id="308" w:author="y 19" w:date="2026-07-21T16:46:00Z" w16du:dateUtc="2026-07-21T08:46:00Z">
            <w:rPr>
              <w:lang w:eastAsia="zh-CN"/>
            </w:rPr>
          </w:rPrChange>
        </w:rPr>
        <w:t>模块</w:t>
      </w:r>
      <w:r w:rsidRPr="001505CC">
        <w:rPr>
          <w:rFonts w:cs="Times New Roman"/>
          <w:color w:val="auto"/>
          <w:kern w:val="2"/>
          <w:sz w:val="28"/>
          <w:szCs w:val="24"/>
          <w:lang w:eastAsia="zh-CN"/>
          <w:rPrChange w:id="309" w:author="y 19" w:date="2026-07-21T16:46:00Z" w16du:dateUtc="2026-07-21T08:46:00Z">
            <w:rPr>
              <w:lang w:eastAsia="zh-CN"/>
            </w:rPr>
          </w:rPrChange>
        </w:rPr>
        <w:t xml:space="preserve">A </w:t>
      </w:r>
      <w:r w:rsidRPr="001505CC">
        <w:rPr>
          <w:rFonts w:cs="Times New Roman"/>
          <w:color w:val="auto"/>
          <w:kern w:val="2"/>
          <w:sz w:val="28"/>
          <w:szCs w:val="24"/>
          <w:lang w:eastAsia="zh-CN"/>
          <w:rPrChange w:id="310" w:author="y 19" w:date="2026-07-21T16:46:00Z" w16du:dateUtc="2026-07-21T08:46:00Z">
            <w:rPr>
              <w:lang w:eastAsia="zh-CN"/>
            </w:rPr>
          </w:rPrChange>
        </w:rPr>
        <w:t>理论</w:t>
      </w:r>
      <w:r w:rsidRPr="001505CC">
        <w:rPr>
          <w:rFonts w:cs="Times New Roman" w:hint="eastAsia"/>
          <w:color w:val="auto"/>
          <w:kern w:val="2"/>
          <w:sz w:val="28"/>
          <w:szCs w:val="24"/>
          <w:lang w:eastAsia="zh-CN"/>
          <w:rPrChange w:id="311" w:author="y 19" w:date="2026-07-21T16:46:00Z" w16du:dateUtc="2026-07-21T08:46:00Z">
            <w:rPr>
              <w:rFonts w:hint="eastAsia"/>
              <w:lang w:eastAsia="zh-CN"/>
            </w:rPr>
          </w:rPrChange>
        </w:rPr>
        <w:t>测试</w:t>
      </w:r>
      <w:r w:rsidRPr="001505CC">
        <w:rPr>
          <w:rFonts w:cs="Times New Roman"/>
          <w:color w:val="auto"/>
          <w:kern w:val="2"/>
          <w:sz w:val="28"/>
          <w:szCs w:val="24"/>
          <w:lang w:eastAsia="zh-CN"/>
          <w:rPrChange w:id="312" w:author="y 19" w:date="2026-07-21T16:46:00Z" w16du:dateUtc="2026-07-21T08:46:00Z">
            <w:rPr>
              <w:lang w:eastAsia="zh-CN"/>
            </w:rPr>
          </w:rPrChange>
        </w:rPr>
        <w:t>测评表</w:t>
      </w:r>
      <w:bookmarkEnd w:id="307"/>
      <w:r w:rsidRPr="001505CC">
        <w:rPr>
          <w:rFonts w:cs="Times New Roman" w:hint="eastAsia"/>
          <w:color w:val="auto"/>
          <w:kern w:val="2"/>
          <w:sz w:val="28"/>
          <w:szCs w:val="24"/>
          <w:lang w:eastAsia="zh-CN"/>
          <w:rPrChange w:id="313" w:author="y 19" w:date="2026-07-21T16:46:00Z" w16du:dateUtc="2026-07-21T08:46:00Z">
            <w:rPr>
              <w:rFonts w:hint="eastAsia"/>
              <w:lang w:eastAsia="zh-CN"/>
            </w:rPr>
          </w:rPrChange>
        </w:rPr>
        <w:t>（示例）</w:t>
      </w:r>
    </w:p>
    <w:tbl>
      <w:tblPr>
        <w:tblStyle w:val="af5"/>
        <w:tblW w:w="0" w:type="auto"/>
        <w:jc w:val="center"/>
        <w:tblLook w:val="04A0" w:firstRow="1" w:lastRow="0" w:firstColumn="1" w:lastColumn="0" w:noHBand="0" w:noVBand="1"/>
      </w:tblPr>
      <w:tblGrid>
        <w:gridCol w:w="1659"/>
        <w:gridCol w:w="841"/>
        <w:gridCol w:w="1385"/>
        <w:gridCol w:w="1115"/>
        <w:gridCol w:w="3312"/>
      </w:tblGrid>
      <w:tr w:rsidR="00E438C6" w14:paraId="382AF5C1" w14:textId="77777777">
        <w:trPr>
          <w:jc w:val="center"/>
        </w:trPr>
        <w:tc>
          <w:tcPr>
            <w:tcW w:w="1701" w:type="dxa"/>
            <w:tcBorders>
              <w:top w:val="single" w:sz="12" w:space="0" w:color="auto"/>
              <w:left w:val="nil"/>
            </w:tcBorders>
          </w:tcPr>
          <w:p w14:paraId="75AFD32B"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测评内容</w:t>
            </w:r>
          </w:p>
        </w:tc>
        <w:tc>
          <w:tcPr>
            <w:tcW w:w="850" w:type="dxa"/>
            <w:tcBorders>
              <w:top w:val="single" w:sz="12" w:space="0" w:color="auto"/>
            </w:tcBorders>
          </w:tcPr>
          <w:p w14:paraId="75451E11"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题数</w:t>
            </w:r>
          </w:p>
        </w:tc>
        <w:tc>
          <w:tcPr>
            <w:tcW w:w="1417" w:type="dxa"/>
            <w:tcBorders>
              <w:top w:val="single" w:sz="12" w:space="0" w:color="auto"/>
            </w:tcBorders>
          </w:tcPr>
          <w:p w14:paraId="779F5F58"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每题分值</w:t>
            </w:r>
          </w:p>
        </w:tc>
        <w:tc>
          <w:tcPr>
            <w:tcW w:w="1134" w:type="dxa"/>
            <w:tcBorders>
              <w:top w:val="single" w:sz="12" w:space="0" w:color="auto"/>
            </w:tcBorders>
          </w:tcPr>
          <w:p w14:paraId="3819A5D6"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小计</w:t>
            </w:r>
          </w:p>
        </w:tc>
        <w:tc>
          <w:tcPr>
            <w:tcW w:w="3402" w:type="dxa"/>
            <w:tcBorders>
              <w:top w:val="single" w:sz="12" w:space="0" w:color="auto"/>
              <w:right w:val="nil"/>
            </w:tcBorders>
          </w:tcPr>
          <w:p w14:paraId="4AFBC7C0"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评分方式</w:t>
            </w:r>
          </w:p>
        </w:tc>
      </w:tr>
      <w:tr w:rsidR="00E438C6" w14:paraId="5E257801" w14:textId="77777777">
        <w:trPr>
          <w:jc w:val="center"/>
        </w:trPr>
        <w:tc>
          <w:tcPr>
            <w:tcW w:w="1701" w:type="dxa"/>
            <w:tcBorders>
              <w:left w:val="nil"/>
            </w:tcBorders>
          </w:tcPr>
          <w:p w14:paraId="6322C14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单选题</w:t>
            </w:r>
          </w:p>
        </w:tc>
        <w:tc>
          <w:tcPr>
            <w:tcW w:w="850" w:type="dxa"/>
          </w:tcPr>
          <w:p w14:paraId="475CDA2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40</w:t>
            </w:r>
          </w:p>
        </w:tc>
        <w:tc>
          <w:tcPr>
            <w:tcW w:w="1417" w:type="dxa"/>
          </w:tcPr>
          <w:p w14:paraId="502976C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c>
          <w:tcPr>
            <w:tcW w:w="1134" w:type="dxa"/>
          </w:tcPr>
          <w:p w14:paraId="61BDEEF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40</w:t>
            </w:r>
          </w:p>
        </w:tc>
        <w:tc>
          <w:tcPr>
            <w:tcW w:w="3402" w:type="dxa"/>
            <w:tcBorders>
              <w:right w:val="nil"/>
            </w:tcBorders>
          </w:tcPr>
          <w:p w14:paraId="4E84F7D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标准答案对照</w:t>
            </w:r>
          </w:p>
        </w:tc>
      </w:tr>
      <w:tr w:rsidR="00E438C6" w14:paraId="25FDB666" w14:textId="77777777">
        <w:trPr>
          <w:jc w:val="center"/>
        </w:trPr>
        <w:tc>
          <w:tcPr>
            <w:tcW w:w="1701" w:type="dxa"/>
            <w:tcBorders>
              <w:left w:val="nil"/>
            </w:tcBorders>
          </w:tcPr>
          <w:p w14:paraId="5E79AA5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多选题</w:t>
            </w:r>
          </w:p>
        </w:tc>
        <w:tc>
          <w:tcPr>
            <w:tcW w:w="850" w:type="dxa"/>
          </w:tcPr>
          <w:p w14:paraId="7C88754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30</w:t>
            </w:r>
          </w:p>
        </w:tc>
        <w:tc>
          <w:tcPr>
            <w:tcW w:w="1417" w:type="dxa"/>
          </w:tcPr>
          <w:p w14:paraId="1A078B3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c>
          <w:tcPr>
            <w:tcW w:w="1134" w:type="dxa"/>
          </w:tcPr>
          <w:p w14:paraId="2E75A5C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30</w:t>
            </w:r>
          </w:p>
        </w:tc>
        <w:tc>
          <w:tcPr>
            <w:tcW w:w="3402" w:type="dxa"/>
            <w:tcBorders>
              <w:right w:val="nil"/>
            </w:tcBorders>
          </w:tcPr>
          <w:p w14:paraId="7264F45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标准答案对照（漏选错选不得分）</w:t>
            </w:r>
          </w:p>
        </w:tc>
      </w:tr>
      <w:tr w:rsidR="00E438C6" w14:paraId="4A34F659" w14:textId="77777777">
        <w:trPr>
          <w:jc w:val="center"/>
        </w:trPr>
        <w:tc>
          <w:tcPr>
            <w:tcW w:w="1701" w:type="dxa"/>
            <w:tcBorders>
              <w:left w:val="nil"/>
            </w:tcBorders>
          </w:tcPr>
          <w:p w14:paraId="114B1AFC"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判断题</w:t>
            </w:r>
          </w:p>
        </w:tc>
        <w:tc>
          <w:tcPr>
            <w:tcW w:w="850" w:type="dxa"/>
          </w:tcPr>
          <w:p w14:paraId="0956E44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30</w:t>
            </w:r>
          </w:p>
        </w:tc>
        <w:tc>
          <w:tcPr>
            <w:tcW w:w="1417" w:type="dxa"/>
          </w:tcPr>
          <w:p w14:paraId="658144F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c>
          <w:tcPr>
            <w:tcW w:w="1134" w:type="dxa"/>
          </w:tcPr>
          <w:p w14:paraId="2B40E17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30</w:t>
            </w:r>
          </w:p>
        </w:tc>
        <w:tc>
          <w:tcPr>
            <w:tcW w:w="3402" w:type="dxa"/>
            <w:tcBorders>
              <w:right w:val="nil"/>
            </w:tcBorders>
          </w:tcPr>
          <w:p w14:paraId="7316BBF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标准答案对照</w:t>
            </w:r>
          </w:p>
        </w:tc>
      </w:tr>
      <w:tr w:rsidR="00E438C6" w14:paraId="3705090F" w14:textId="77777777">
        <w:trPr>
          <w:jc w:val="center"/>
        </w:trPr>
        <w:tc>
          <w:tcPr>
            <w:tcW w:w="1701" w:type="dxa"/>
            <w:tcBorders>
              <w:left w:val="nil"/>
              <w:bottom w:val="single" w:sz="12" w:space="0" w:color="auto"/>
            </w:tcBorders>
          </w:tcPr>
          <w:p w14:paraId="6CDBA07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合计</w:t>
            </w:r>
          </w:p>
        </w:tc>
        <w:tc>
          <w:tcPr>
            <w:tcW w:w="850" w:type="dxa"/>
            <w:tcBorders>
              <w:bottom w:val="single" w:sz="12" w:space="0" w:color="auto"/>
            </w:tcBorders>
          </w:tcPr>
          <w:p w14:paraId="40A7601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100</w:t>
            </w:r>
          </w:p>
        </w:tc>
        <w:tc>
          <w:tcPr>
            <w:tcW w:w="1417" w:type="dxa"/>
            <w:tcBorders>
              <w:bottom w:val="single" w:sz="12" w:space="0" w:color="auto"/>
            </w:tcBorders>
          </w:tcPr>
          <w:p w14:paraId="701E96E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w:t>
            </w:r>
          </w:p>
        </w:tc>
        <w:tc>
          <w:tcPr>
            <w:tcW w:w="1134" w:type="dxa"/>
            <w:tcBorders>
              <w:bottom w:val="single" w:sz="12" w:space="0" w:color="auto"/>
            </w:tcBorders>
          </w:tcPr>
          <w:p w14:paraId="608F93A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100</w:t>
            </w:r>
          </w:p>
        </w:tc>
        <w:tc>
          <w:tcPr>
            <w:tcW w:w="3402" w:type="dxa"/>
            <w:tcBorders>
              <w:bottom w:val="single" w:sz="12" w:space="0" w:color="auto"/>
              <w:right w:val="nil"/>
            </w:tcBorders>
          </w:tcPr>
          <w:p w14:paraId="7F212E9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折算系数</w:t>
            </w:r>
            <w:r>
              <w:rPr>
                <w:rFonts w:cs="Times New Roman" w:hint="eastAsia"/>
                <w:kern w:val="2"/>
                <w:sz w:val="24"/>
                <w:szCs w:val="24"/>
                <w:lang w:eastAsia="zh-CN"/>
              </w:rPr>
              <w:t>0.3</w:t>
            </w:r>
            <w:r>
              <w:rPr>
                <w:rFonts w:cs="Times New Roman" w:hint="eastAsia"/>
                <w:kern w:val="2"/>
                <w:sz w:val="24"/>
                <w:szCs w:val="24"/>
                <w:lang w:eastAsia="zh-CN"/>
              </w:rPr>
              <w:t>计入总成绩</w:t>
            </w:r>
          </w:p>
        </w:tc>
      </w:tr>
    </w:tbl>
    <w:p w14:paraId="573952E6" w14:textId="77777777" w:rsidR="00E438C6" w:rsidRDefault="00000000">
      <w:pPr>
        <w:pStyle w:val="21"/>
        <w:spacing w:before="120" w:after="120"/>
        <w:rPr>
          <w:lang w:eastAsia="zh-CN"/>
        </w:rPr>
      </w:pPr>
      <w:bookmarkStart w:id="314" w:name="_Toc17969"/>
      <w:bookmarkStart w:id="315" w:name="_Toc843952376"/>
      <w:bookmarkStart w:id="316" w:name="_Toc691046354"/>
      <w:bookmarkStart w:id="317" w:name="_Toc513201019"/>
      <w:bookmarkStart w:id="318" w:name="_Toc97671015"/>
      <w:proofErr w:type="gramStart"/>
      <w:r>
        <w:rPr>
          <w:lang w:eastAsia="zh-CN"/>
        </w:rPr>
        <w:t xml:space="preserve">4.3 </w:t>
      </w:r>
      <w:r>
        <w:rPr>
          <w:lang w:eastAsia="zh-CN"/>
        </w:rPr>
        <w:t>评分</w:t>
      </w:r>
      <w:proofErr w:type="gramEnd"/>
      <w:r>
        <w:rPr>
          <w:lang w:eastAsia="zh-CN"/>
        </w:rPr>
        <w:t>流程说明</w:t>
      </w:r>
      <w:bookmarkEnd w:id="314"/>
      <w:bookmarkEnd w:id="315"/>
      <w:bookmarkEnd w:id="316"/>
      <w:bookmarkEnd w:id="317"/>
      <w:bookmarkEnd w:id="318"/>
    </w:p>
    <w:p w14:paraId="4D2E2236" w14:textId="77777777" w:rsidR="00E438C6" w:rsidRPr="001505CC" w:rsidRDefault="00000000">
      <w:pPr>
        <w:ind w:firstLine="560"/>
        <w:outlineLvl w:val="2"/>
        <w:rPr>
          <w:rFonts w:cs="Times New Roman"/>
          <w:color w:val="auto"/>
          <w:kern w:val="2"/>
          <w:sz w:val="28"/>
          <w:szCs w:val="24"/>
          <w:lang w:eastAsia="zh-CN"/>
          <w:rPrChange w:id="319" w:author="y 19" w:date="2026-07-21T16:46:00Z" w16du:dateUtc="2026-07-21T08:46:00Z">
            <w:rPr>
              <w:lang w:eastAsia="zh-CN"/>
            </w:rPr>
          </w:rPrChange>
        </w:rPr>
      </w:pPr>
      <w:r w:rsidRPr="001505CC">
        <w:rPr>
          <w:rFonts w:cs="Times New Roman"/>
          <w:color w:val="auto"/>
          <w:kern w:val="2"/>
          <w:sz w:val="28"/>
          <w:szCs w:val="24"/>
          <w:lang w:eastAsia="zh-CN"/>
          <w:rPrChange w:id="320" w:author="y 19" w:date="2026-07-21T16:46:00Z" w16du:dateUtc="2026-07-21T08:46:00Z">
            <w:rPr>
              <w:lang w:eastAsia="zh-CN"/>
            </w:rPr>
          </w:rPrChange>
        </w:rPr>
        <w:t>（</w:t>
      </w:r>
      <w:r w:rsidRPr="001505CC">
        <w:rPr>
          <w:rFonts w:cs="Times New Roman"/>
          <w:color w:val="auto"/>
          <w:kern w:val="2"/>
          <w:sz w:val="28"/>
          <w:szCs w:val="24"/>
          <w:lang w:eastAsia="zh-CN"/>
          <w:rPrChange w:id="321" w:author="y 19" w:date="2026-07-21T16:46:00Z" w16du:dateUtc="2026-07-21T08:46:00Z">
            <w:rPr>
              <w:lang w:eastAsia="zh-CN"/>
            </w:rPr>
          </w:rPrChange>
        </w:rPr>
        <w:t>1</w:t>
      </w:r>
      <w:r w:rsidRPr="001505CC">
        <w:rPr>
          <w:rFonts w:cs="Times New Roman"/>
          <w:color w:val="auto"/>
          <w:kern w:val="2"/>
          <w:sz w:val="28"/>
          <w:szCs w:val="24"/>
          <w:lang w:eastAsia="zh-CN"/>
          <w:rPrChange w:id="322" w:author="y 19" w:date="2026-07-21T16:46:00Z" w16du:dateUtc="2026-07-21T08:46:00Z">
            <w:rPr>
              <w:lang w:eastAsia="zh-CN"/>
            </w:rPr>
          </w:rPrChange>
        </w:rPr>
        <w:t>）模块</w:t>
      </w:r>
      <w:r w:rsidRPr="001505CC">
        <w:rPr>
          <w:rFonts w:cs="Times New Roman" w:hint="eastAsia"/>
          <w:color w:val="auto"/>
          <w:kern w:val="2"/>
          <w:sz w:val="28"/>
          <w:szCs w:val="24"/>
          <w:lang w:eastAsia="zh-CN"/>
          <w:rPrChange w:id="323" w:author="y 19" w:date="2026-07-21T16:46:00Z" w16du:dateUtc="2026-07-21T08:46:00Z">
            <w:rPr>
              <w:rFonts w:hint="eastAsia"/>
              <w:lang w:eastAsia="zh"/>
            </w:rPr>
          </w:rPrChange>
        </w:rPr>
        <w:t>A</w:t>
      </w:r>
      <w:r w:rsidRPr="001505CC">
        <w:rPr>
          <w:rFonts w:cs="Times New Roman"/>
          <w:color w:val="auto"/>
          <w:kern w:val="2"/>
          <w:sz w:val="28"/>
          <w:szCs w:val="24"/>
          <w:lang w:eastAsia="zh-CN"/>
          <w:rPrChange w:id="324" w:author="y 19" w:date="2026-07-21T16:46:00Z" w16du:dateUtc="2026-07-21T08:46:00Z">
            <w:rPr>
              <w:lang w:eastAsia="zh-CN"/>
            </w:rPr>
          </w:rPrChange>
        </w:rPr>
        <w:t>采用结果评分。</w:t>
      </w:r>
    </w:p>
    <w:p w14:paraId="7DE35797" w14:textId="77777777" w:rsidR="00E438C6" w:rsidRPr="001505CC" w:rsidRDefault="00000000">
      <w:pPr>
        <w:ind w:firstLine="560"/>
        <w:outlineLvl w:val="2"/>
        <w:rPr>
          <w:rFonts w:cs="Times New Roman"/>
          <w:color w:val="auto"/>
          <w:kern w:val="2"/>
          <w:sz w:val="28"/>
          <w:szCs w:val="24"/>
          <w:lang w:eastAsia="zh-CN"/>
          <w:rPrChange w:id="325" w:author="y 19" w:date="2026-07-21T16:46:00Z" w16du:dateUtc="2026-07-21T08:46:00Z">
            <w:rPr>
              <w:lang w:eastAsia="zh-CN"/>
            </w:rPr>
          </w:rPrChange>
        </w:rPr>
      </w:pPr>
      <w:r w:rsidRPr="001505CC">
        <w:rPr>
          <w:rFonts w:cs="Times New Roman"/>
          <w:color w:val="auto"/>
          <w:kern w:val="2"/>
          <w:sz w:val="28"/>
          <w:szCs w:val="24"/>
          <w:lang w:eastAsia="zh-CN"/>
          <w:rPrChange w:id="326" w:author="y 19" w:date="2026-07-21T16:46:00Z" w16du:dateUtc="2026-07-21T08:46:00Z">
            <w:rPr>
              <w:lang w:eastAsia="zh-CN"/>
            </w:rPr>
          </w:rPrChange>
        </w:rPr>
        <w:t>（</w:t>
      </w:r>
      <w:r w:rsidRPr="001505CC">
        <w:rPr>
          <w:rFonts w:cs="Times New Roman"/>
          <w:color w:val="auto"/>
          <w:kern w:val="2"/>
          <w:sz w:val="28"/>
          <w:szCs w:val="24"/>
          <w:lang w:eastAsia="zh-CN"/>
          <w:rPrChange w:id="327" w:author="y 19" w:date="2026-07-21T16:46:00Z" w16du:dateUtc="2026-07-21T08:46:00Z">
            <w:rPr>
              <w:lang w:eastAsia="zh-CN"/>
            </w:rPr>
          </w:rPrChange>
        </w:rPr>
        <w:t>2</w:t>
      </w:r>
      <w:r w:rsidRPr="001505CC">
        <w:rPr>
          <w:rFonts w:cs="Times New Roman"/>
          <w:color w:val="auto"/>
          <w:kern w:val="2"/>
          <w:sz w:val="28"/>
          <w:szCs w:val="24"/>
          <w:lang w:eastAsia="zh-CN"/>
          <w:rPrChange w:id="328" w:author="y 19" w:date="2026-07-21T16:46:00Z" w16du:dateUtc="2026-07-21T08:46:00Z">
            <w:rPr>
              <w:lang w:eastAsia="zh-CN"/>
            </w:rPr>
          </w:rPrChange>
        </w:rPr>
        <w:t>）模块</w:t>
      </w:r>
      <w:r w:rsidRPr="001505CC">
        <w:rPr>
          <w:rFonts w:cs="Times New Roman"/>
          <w:color w:val="auto"/>
          <w:kern w:val="2"/>
          <w:sz w:val="28"/>
          <w:szCs w:val="24"/>
          <w:lang w:eastAsia="zh-CN"/>
          <w:rPrChange w:id="329" w:author="y 19" w:date="2026-07-21T16:46:00Z" w16du:dateUtc="2026-07-21T08:46:00Z">
            <w:rPr>
              <w:lang w:eastAsia="zh-CN"/>
            </w:rPr>
          </w:rPrChange>
        </w:rPr>
        <w:t>B</w:t>
      </w:r>
      <w:r w:rsidRPr="001505CC">
        <w:rPr>
          <w:rFonts w:cs="Times New Roman"/>
          <w:color w:val="auto"/>
          <w:kern w:val="2"/>
          <w:sz w:val="28"/>
          <w:szCs w:val="24"/>
          <w:lang w:eastAsia="zh-CN"/>
          <w:rPrChange w:id="330" w:author="y 19" w:date="2026-07-21T16:46:00Z" w16du:dateUtc="2026-07-21T08:46:00Z">
            <w:rPr>
              <w:lang w:eastAsia="zh-CN"/>
            </w:rPr>
          </w:rPrChange>
        </w:rPr>
        <w:t>采用结果评分。</w:t>
      </w:r>
    </w:p>
    <w:p w14:paraId="15A4443A" w14:textId="77777777" w:rsidR="00E438C6" w:rsidRPr="001505CC" w:rsidRDefault="00000000">
      <w:pPr>
        <w:ind w:firstLine="560"/>
        <w:outlineLvl w:val="2"/>
        <w:rPr>
          <w:rFonts w:cs="Times New Roman"/>
          <w:color w:val="auto"/>
          <w:kern w:val="2"/>
          <w:sz w:val="28"/>
          <w:szCs w:val="24"/>
          <w:lang w:eastAsia="zh-CN"/>
          <w:rPrChange w:id="331" w:author="y 19" w:date="2026-07-21T16:46:00Z" w16du:dateUtc="2026-07-21T08:46:00Z">
            <w:rPr>
              <w:lang w:eastAsia="zh-CN"/>
            </w:rPr>
          </w:rPrChange>
        </w:rPr>
      </w:pPr>
      <w:r w:rsidRPr="001505CC">
        <w:rPr>
          <w:rFonts w:cs="Times New Roman"/>
          <w:color w:val="auto"/>
          <w:kern w:val="2"/>
          <w:sz w:val="28"/>
          <w:szCs w:val="24"/>
          <w:lang w:eastAsia="zh-CN"/>
          <w:rPrChange w:id="332" w:author="y 19" w:date="2026-07-21T16:46:00Z" w16du:dateUtc="2026-07-21T08:46:00Z">
            <w:rPr>
              <w:lang w:eastAsia="zh-CN"/>
            </w:rPr>
          </w:rPrChange>
        </w:rPr>
        <w:t>（</w:t>
      </w:r>
      <w:r w:rsidRPr="001505CC">
        <w:rPr>
          <w:rFonts w:cs="Times New Roman"/>
          <w:color w:val="auto"/>
          <w:kern w:val="2"/>
          <w:sz w:val="28"/>
          <w:szCs w:val="24"/>
          <w:lang w:eastAsia="zh-CN"/>
          <w:rPrChange w:id="333" w:author="y 19" w:date="2026-07-21T16:46:00Z" w16du:dateUtc="2026-07-21T08:46:00Z">
            <w:rPr>
              <w:lang w:eastAsia="zh-CN"/>
            </w:rPr>
          </w:rPrChange>
        </w:rPr>
        <w:t>3</w:t>
      </w:r>
      <w:r w:rsidRPr="001505CC">
        <w:rPr>
          <w:rFonts w:cs="Times New Roman"/>
          <w:color w:val="auto"/>
          <w:kern w:val="2"/>
          <w:sz w:val="28"/>
          <w:szCs w:val="24"/>
          <w:lang w:eastAsia="zh-CN"/>
          <w:rPrChange w:id="334" w:author="y 19" w:date="2026-07-21T16:46:00Z" w16du:dateUtc="2026-07-21T08:46:00Z">
            <w:rPr>
              <w:lang w:eastAsia="zh-CN"/>
            </w:rPr>
          </w:rPrChange>
        </w:rPr>
        <w:t>）模块</w:t>
      </w:r>
      <w:r w:rsidRPr="001505CC">
        <w:rPr>
          <w:rFonts w:cs="Times New Roman"/>
          <w:color w:val="auto"/>
          <w:kern w:val="2"/>
          <w:sz w:val="28"/>
          <w:szCs w:val="24"/>
          <w:lang w:eastAsia="zh-CN"/>
          <w:rPrChange w:id="335" w:author="y 19" w:date="2026-07-21T16:46:00Z" w16du:dateUtc="2026-07-21T08:46:00Z">
            <w:rPr>
              <w:lang w:eastAsia="zh-CN"/>
            </w:rPr>
          </w:rPrChange>
        </w:rPr>
        <w:t>C/D</w:t>
      </w:r>
      <w:r w:rsidRPr="001505CC">
        <w:rPr>
          <w:rFonts w:cs="Times New Roman"/>
          <w:color w:val="auto"/>
          <w:kern w:val="2"/>
          <w:sz w:val="28"/>
          <w:szCs w:val="24"/>
          <w:lang w:eastAsia="zh-CN"/>
          <w:rPrChange w:id="336" w:author="y 19" w:date="2026-07-21T16:46:00Z" w16du:dateUtc="2026-07-21T08:46:00Z">
            <w:rPr>
              <w:lang w:eastAsia="zh-CN"/>
            </w:rPr>
          </w:rPrChange>
        </w:rPr>
        <w:t>采用过程</w:t>
      </w:r>
      <w:r w:rsidRPr="001505CC">
        <w:rPr>
          <w:rFonts w:cs="Times New Roman"/>
          <w:color w:val="auto"/>
          <w:kern w:val="2"/>
          <w:sz w:val="28"/>
          <w:szCs w:val="24"/>
          <w:lang w:eastAsia="zh-CN"/>
          <w:rPrChange w:id="337" w:author="y 19" w:date="2026-07-21T16:46:00Z" w16du:dateUtc="2026-07-21T08:46:00Z">
            <w:rPr>
              <w:lang w:eastAsia="zh-CN"/>
            </w:rPr>
          </w:rPrChange>
        </w:rPr>
        <w:t>+</w:t>
      </w:r>
      <w:r w:rsidRPr="001505CC">
        <w:rPr>
          <w:rFonts w:cs="Times New Roman"/>
          <w:color w:val="auto"/>
          <w:kern w:val="2"/>
          <w:sz w:val="28"/>
          <w:szCs w:val="24"/>
          <w:lang w:eastAsia="zh-CN"/>
          <w:rPrChange w:id="338" w:author="y 19" w:date="2026-07-21T16:46:00Z" w16du:dateUtc="2026-07-21T08:46:00Z">
            <w:rPr>
              <w:lang w:eastAsia="zh-CN"/>
            </w:rPr>
          </w:rPrChange>
        </w:rPr>
        <w:t>结果评分。</w:t>
      </w:r>
    </w:p>
    <w:p w14:paraId="59DA2F06" w14:textId="77777777" w:rsidR="00E438C6" w:rsidRPr="001505CC" w:rsidRDefault="00000000">
      <w:pPr>
        <w:ind w:firstLine="560"/>
        <w:outlineLvl w:val="2"/>
        <w:rPr>
          <w:rFonts w:cs="Times New Roman"/>
          <w:color w:val="auto"/>
          <w:kern w:val="2"/>
          <w:sz w:val="28"/>
          <w:szCs w:val="24"/>
          <w:lang w:eastAsia="zh-CN"/>
          <w:rPrChange w:id="339" w:author="y 19" w:date="2026-07-21T16:46:00Z" w16du:dateUtc="2026-07-21T08:46:00Z">
            <w:rPr>
              <w:lang w:eastAsia="zh-CN"/>
            </w:rPr>
          </w:rPrChange>
        </w:rPr>
      </w:pPr>
      <w:r w:rsidRPr="001505CC">
        <w:rPr>
          <w:rFonts w:cs="Times New Roman"/>
          <w:color w:val="auto"/>
          <w:kern w:val="2"/>
          <w:sz w:val="28"/>
          <w:szCs w:val="24"/>
          <w:lang w:eastAsia="zh-CN"/>
          <w:rPrChange w:id="340" w:author="y 19" w:date="2026-07-21T16:46:00Z" w16du:dateUtc="2026-07-21T08:46:00Z">
            <w:rPr>
              <w:lang w:eastAsia="zh-CN"/>
            </w:rPr>
          </w:rPrChange>
        </w:rPr>
        <w:t>（</w:t>
      </w:r>
      <w:r w:rsidRPr="001505CC">
        <w:rPr>
          <w:rFonts w:cs="Times New Roman" w:hint="eastAsia"/>
          <w:color w:val="auto"/>
          <w:kern w:val="2"/>
          <w:sz w:val="28"/>
          <w:szCs w:val="24"/>
          <w:lang w:eastAsia="zh-CN"/>
          <w:rPrChange w:id="341" w:author="y 19" w:date="2026-07-21T16:46:00Z" w16du:dateUtc="2026-07-21T08:46:00Z">
            <w:rPr>
              <w:rFonts w:hint="eastAsia"/>
              <w:lang w:eastAsia="zh"/>
            </w:rPr>
          </w:rPrChange>
        </w:rPr>
        <w:t>4</w:t>
      </w:r>
      <w:r w:rsidRPr="001505CC">
        <w:rPr>
          <w:rFonts w:cs="Times New Roman"/>
          <w:color w:val="auto"/>
          <w:kern w:val="2"/>
          <w:sz w:val="28"/>
          <w:szCs w:val="24"/>
          <w:lang w:eastAsia="zh-CN"/>
          <w:rPrChange w:id="342" w:author="y 19" w:date="2026-07-21T16:46:00Z" w16du:dateUtc="2026-07-21T08:46:00Z">
            <w:rPr>
              <w:lang w:eastAsia="zh-CN"/>
            </w:rPr>
          </w:rPrChange>
        </w:rPr>
        <w:t>）主观评判先于客观评判进行。</w:t>
      </w:r>
    </w:p>
    <w:p w14:paraId="224ADDBC" w14:textId="77777777" w:rsidR="00E438C6" w:rsidRPr="001505CC" w:rsidRDefault="00000000">
      <w:pPr>
        <w:ind w:firstLine="560"/>
        <w:outlineLvl w:val="2"/>
        <w:rPr>
          <w:rFonts w:cs="Times New Roman"/>
          <w:color w:val="auto"/>
          <w:kern w:val="2"/>
          <w:sz w:val="28"/>
          <w:szCs w:val="24"/>
          <w:lang w:eastAsia="zh-CN"/>
          <w:rPrChange w:id="343" w:author="y 19" w:date="2026-07-21T16:46:00Z" w16du:dateUtc="2026-07-21T08:46:00Z">
            <w:rPr>
              <w:lang w:eastAsia="zh-CN"/>
            </w:rPr>
          </w:rPrChange>
        </w:rPr>
      </w:pPr>
      <w:r w:rsidRPr="001505CC">
        <w:rPr>
          <w:rFonts w:cs="Times New Roman"/>
          <w:color w:val="auto"/>
          <w:kern w:val="2"/>
          <w:sz w:val="28"/>
          <w:szCs w:val="24"/>
          <w:lang w:eastAsia="zh-CN"/>
          <w:rPrChange w:id="344" w:author="y 19" w:date="2026-07-21T16:46:00Z" w16du:dateUtc="2026-07-21T08:46:00Z">
            <w:rPr>
              <w:lang w:eastAsia="zh-CN"/>
            </w:rPr>
          </w:rPrChange>
        </w:rPr>
        <w:t>（</w:t>
      </w:r>
      <w:r w:rsidRPr="001505CC">
        <w:rPr>
          <w:rFonts w:cs="Times New Roman" w:hint="eastAsia"/>
          <w:color w:val="auto"/>
          <w:kern w:val="2"/>
          <w:sz w:val="28"/>
          <w:szCs w:val="24"/>
          <w:lang w:eastAsia="zh-CN"/>
          <w:rPrChange w:id="345" w:author="y 19" w:date="2026-07-21T16:46:00Z" w16du:dateUtc="2026-07-21T08:46:00Z">
            <w:rPr>
              <w:rFonts w:hint="eastAsia"/>
              <w:lang w:eastAsia="zh"/>
            </w:rPr>
          </w:rPrChange>
        </w:rPr>
        <w:t>5</w:t>
      </w:r>
      <w:r w:rsidRPr="001505CC">
        <w:rPr>
          <w:rFonts w:cs="Times New Roman"/>
          <w:color w:val="auto"/>
          <w:kern w:val="2"/>
          <w:sz w:val="28"/>
          <w:szCs w:val="24"/>
          <w:lang w:eastAsia="zh-CN"/>
          <w:rPrChange w:id="346" w:author="y 19" w:date="2026-07-21T16:46:00Z" w16du:dateUtc="2026-07-21T08:46:00Z">
            <w:rPr>
              <w:lang w:eastAsia="zh-CN"/>
            </w:rPr>
          </w:rPrChange>
        </w:rPr>
        <w:t>）成绩并列处理：先比操作技能总分，再比模块</w:t>
      </w:r>
      <w:r w:rsidRPr="001505CC">
        <w:rPr>
          <w:rFonts w:cs="Times New Roman" w:hint="eastAsia"/>
          <w:color w:val="auto"/>
          <w:kern w:val="2"/>
          <w:sz w:val="28"/>
          <w:szCs w:val="24"/>
          <w:lang w:eastAsia="zh-CN"/>
          <w:rPrChange w:id="347" w:author="y 19" w:date="2026-07-21T16:46:00Z" w16du:dateUtc="2026-07-21T08:46:00Z">
            <w:rPr>
              <w:rFonts w:hint="eastAsia"/>
              <w:lang w:eastAsia="zh-CN"/>
            </w:rPr>
          </w:rPrChange>
        </w:rPr>
        <w:t>D</w:t>
      </w:r>
      <w:r w:rsidRPr="001505CC">
        <w:rPr>
          <w:rFonts w:cs="Times New Roman"/>
          <w:color w:val="auto"/>
          <w:kern w:val="2"/>
          <w:sz w:val="28"/>
          <w:szCs w:val="24"/>
          <w:lang w:eastAsia="zh-CN"/>
          <w:rPrChange w:id="348" w:author="y 19" w:date="2026-07-21T16:46:00Z" w16du:dateUtc="2026-07-21T08:46:00Z">
            <w:rPr>
              <w:lang w:eastAsia="zh-CN"/>
            </w:rPr>
          </w:rPrChange>
        </w:rPr>
        <w:t>再比模块</w:t>
      </w:r>
      <w:r w:rsidRPr="001505CC">
        <w:rPr>
          <w:rFonts w:cs="Times New Roman" w:hint="eastAsia"/>
          <w:color w:val="auto"/>
          <w:kern w:val="2"/>
          <w:sz w:val="28"/>
          <w:szCs w:val="24"/>
          <w:lang w:eastAsia="zh-CN"/>
          <w:rPrChange w:id="349" w:author="y 19" w:date="2026-07-21T16:46:00Z" w16du:dateUtc="2026-07-21T08:46:00Z">
            <w:rPr>
              <w:rFonts w:hint="eastAsia"/>
              <w:lang w:eastAsia="zh-CN"/>
            </w:rPr>
          </w:rPrChange>
        </w:rPr>
        <w:t>C,</w:t>
      </w:r>
      <w:r w:rsidRPr="001505CC">
        <w:rPr>
          <w:rFonts w:cs="Times New Roman" w:hint="eastAsia"/>
          <w:color w:val="auto"/>
          <w:kern w:val="2"/>
          <w:sz w:val="28"/>
          <w:szCs w:val="24"/>
          <w:lang w:eastAsia="zh-CN"/>
          <w:rPrChange w:id="350" w:author="y 19" w:date="2026-07-21T16:46:00Z" w16du:dateUtc="2026-07-21T08:46:00Z">
            <w:rPr>
              <w:rFonts w:hint="eastAsia"/>
              <w:lang w:eastAsia="zh-CN"/>
            </w:rPr>
          </w:rPrChange>
        </w:rPr>
        <w:t>最后比模块</w:t>
      </w:r>
      <w:r w:rsidRPr="001505CC">
        <w:rPr>
          <w:rFonts w:cs="Times New Roman" w:hint="eastAsia"/>
          <w:color w:val="auto"/>
          <w:kern w:val="2"/>
          <w:sz w:val="28"/>
          <w:szCs w:val="24"/>
          <w:lang w:eastAsia="zh-CN"/>
          <w:rPrChange w:id="351" w:author="y 19" w:date="2026-07-21T16:46:00Z" w16du:dateUtc="2026-07-21T08:46:00Z">
            <w:rPr>
              <w:rFonts w:hint="eastAsia"/>
              <w:lang w:eastAsia="zh-CN"/>
            </w:rPr>
          </w:rPrChange>
        </w:rPr>
        <w:t>B</w:t>
      </w:r>
      <w:r w:rsidRPr="001505CC">
        <w:rPr>
          <w:rFonts w:cs="Times New Roman"/>
          <w:color w:val="auto"/>
          <w:kern w:val="2"/>
          <w:sz w:val="28"/>
          <w:szCs w:val="24"/>
          <w:lang w:eastAsia="zh-CN"/>
          <w:rPrChange w:id="352" w:author="y 19" w:date="2026-07-21T16:46:00Z" w16du:dateUtc="2026-07-21T08:46:00Z">
            <w:rPr>
              <w:lang w:eastAsia="zh-CN"/>
            </w:rPr>
          </w:rPrChange>
        </w:rPr>
        <w:t>。</w:t>
      </w:r>
    </w:p>
    <w:p w14:paraId="2D2945FF" w14:textId="77777777" w:rsidR="00E438C6" w:rsidRDefault="00000000">
      <w:pPr>
        <w:pStyle w:val="21"/>
        <w:spacing w:before="120" w:after="120"/>
        <w:rPr>
          <w:lang w:eastAsia="zh-CN"/>
        </w:rPr>
      </w:pPr>
      <w:bookmarkStart w:id="353" w:name="_Toc1313394109"/>
      <w:bookmarkStart w:id="354" w:name="_Toc1556713998"/>
      <w:bookmarkStart w:id="355" w:name="_Toc21371"/>
      <w:bookmarkStart w:id="356" w:name="_Toc1027275853"/>
      <w:bookmarkStart w:id="357" w:name="_Toc1981398722"/>
      <w:proofErr w:type="gramStart"/>
      <w:r>
        <w:rPr>
          <w:lang w:eastAsia="zh-CN"/>
        </w:rPr>
        <w:t xml:space="preserve">4.4 </w:t>
      </w:r>
      <w:r>
        <w:rPr>
          <w:lang w:eastAsia="zh-CN"/>
        </w:rPr>
        <w:t>统</w:t>
      </w:r>
      <w:proofErr w:type="gramEnd"/>
      <w:r>
        <w:rPr>
          <w:lang w:eastAsia="zh-CN"/>
        </w:rPr>
        <w:t>分方法</w:t>
      </w:r>
      <w:bookmarkEnd w:id="353"/>
      <w:bookmarkEnd w:id="354"/>
      <w:bookmarkEnd w:id="355"/>
      <w:bookmarkEnd w:id="356"/>
      <w:bookmarkEnd w:id="357"/>
    </w:p>
    <w:p w14:paraId="236F132B" w14:textId="77777777" w:rsidR="00E438C6" w:rsidRPr="001505CC" w:rsidRDefault="00000000">
      <w:pPr>
        <w:ind w:leftChars="-50" w:left="-160" w:firstLine="640"/>
        <w:outlineLvl w:val="2"/>
        <w:rPr>
          <w:rFonts w:cs="Times New Roman"/>
          <w:color w:val="auto"/>
          <w:kern w:val="2"/>
          <w:sz w:val="28"/>
          <w:szCs w:val="24"/>
          <w:lang w:eastAsia="zh-CN"/>
          <w:rPrChange w:id="358" w:author="y 19" w:date="2026-07-21T16:46:00Z" w16du:dateUtc="2026-07-21T08:46:00Z">
            <w:rPr>
              <w:lang w:eastAsia="zh-CN"/>
            </w:rPr>
          </w:rPrChange>
        </w:rPr>
      </w:pPr>
      <w:bookmarkStart w:id="359" w:name="_Toc3070"/>
      <w:r>
        <w:rPr>
          <w:lang w:eastAsia="zh-CN"/>
        </w:rPr>
        <w:t>裁</w:t>
      </w:r>
      <w:r w:rsidRPr="001505CC">
        <w:rPr>
          <w:rFonts w:cs="Times New Roman"/>
          <w:color w:val="auto"/>
          <w:kern w:val="2"/>
          <w:sz w:val="28"/>
          <w:szCs w:val="24"/>
          <w:lang w:eastAsia="zh-CN"/>
          <w:rPrChange w:id="360" w:author="y 19" w:date="2026-07-21T16:46:00Z" w16du:dateUtc="2026-07-21T08:46:00Z">
            <w:rPr>
              <w:lang w:eastAsia="zh-CN"/>
            </w:rPr>
          </w:rPrChange>
        </w:rPr>
        <w:t>判长复核统分流程：各评分小组完成评分并签字</w:t>
      </w:r>
      <w:r w:rsidRPr="001505CC">
        <w:rPr>
          <w:rFonts w:cs="Times New Roman"/>
          <w:color w:val="auto"/>
          <w:kern w:val="2"/>
          <w:sz w:val="28"/>
          <w:szCs w:val="24"/>
          <w:lang w:eastAsia="zh-CN"/>
          <w:rPrChange w:id="361" w:author="y 19" w:date="2026-07-21T16:46:00Z" w16du:dateUtc="2026-07-21T08:46:00Z">
            <w:rPr>
              <w:lang w:eastAsia="zh-CN"/>
            </w:rPr>
          </w:rPrChange>
        </w:rPr>
        <w:t>→</w:t>
      </w:r>
      <w:r w:rsidRPr="001505CC">
        <w:rPr>
          <w:rFonts w:cs="Times New Roman"/>
          <w:color w:val="auto"/>
          <w:kern w:val="2"/>
          <w:sz w:val="28"/>
          <w:szCs w:val="24"/>
          <w:lang w:eastAsia="zh-CN"/>
          <w:rPrChange w:id="362" w:author="y 19" w:date="2026-07-21T16:46:00Z" w16du:dateUtc="2026-07-21T08:46:00Z">
            <w:rPr>
              <w:lang w:eastAsia="zh-CN"/>
            </w:rPr>
          </w:rPrChange>
        </w:rPr>
        <w:t>裁判长签字公布最终成绩。</w:t>
      </w:r>
      <w:bookmarkStart w:id="363" w:name="_Toc646539429"/>
      <w:bookmarkStart w:id="364" w:name="_Toc585229609"/>
      <w:bookmarkStart w:id="365" w:name="_Toc564197398"/>
      <w:bookmarkStart w:id="366" w:name="_Toc351401639"/>
      <w:bookmarkStart w:id="367" w:name="_Toc1348"/>
      <w:bookmarkEnd w:id="359"/>
    </w:p>
    <w:p w14:paraId="773F0FB1" w14:textId="77777777" w:rsidR="00E438C6" w:rsidRDefault="00000000">
      <w:pPr>
        <w:pStyle w:val="21"/>
        <w:spacing w:before="120" w:after="120"/>
        <w:rPr>
          <w:lang w:eastAsia="zh-CN"/>
        </w:rPr>
      </w:pPr>
      <w:proofErr w:type="gramStart"/>
      <w:r>
        <w:rPr>
          <w:lang w:eastAsia="zh-CN"/>
        </w:rPr>
        <w:t xml:space="preserve">4.5 </w:t>
      </w:r>
      <w:r>
        <w:rPr>
          <w:lang w:eastAsia="zh-CN"/>
        </w:rPr>
        <w:t>裁判</w:t>
      </w:r>
      <w:proofErr w:type="gramEnd"/>
      <w:r>
        <w:rPr>
          <w:lang w:eastAsia="zh-CN"/>
        </w:rPr>
        <w:t>构成和分组</w:t>
      </w:r>
      <w:bookmarkStart w:id="368" w:name="_Toc1641141487"/>
      <w:bookmarkStart w:id="369" w:name="_Toc1117854226"/>
      <w:bookmarkStart w:id="370" w:name="_Toc9523"/>
      <w:bookmarkStart w:id="371" w:name="_Toc1351455356"/>
      <w:bookmarkStart w:id="372" w:name="_Toc218753486"/>
      <w:bookmarkEnd w:id="363"/>
      <w:bookmarkEnd w:id="364"/>
      <w:bookmarkEnd w:id="365"/>
      <w:bookmarkEnd w:id="366"/>
      <w:bookmarkEnd w:id="367"/>
    </w:p>
    <w:p w14:paraId="4949E68C" w14:textId="77777777" w:rsidR="00E438C6" w:rsidRPr="001505CC" w:rsidRDefault="00000000">
      <w:pPr>
        <w:ind w:leftChars="-50" w:left="-160" w:firstLine="560"/>
        <w:outlineLvl w:val="2"/>
        <w:rPr>
          <w:rFonts w:cs="Times New Roman"/>
          <w:color w:val="auto"/>
          <w:kern w:val="2"/>
          <w:sz w:val="28"/>
          <w:szCs w:val="24"/>
          <w:lang w:eastAsia="zh-CN"/>
          <w:rPrChange w:id="373" w:author="y 19" w:date="2026-07-21T16:46:00Z" w16du:dateUtc="2026-07-21T08:46:00Z">
            <w:rPr>
              <w:lang w:eastAsia="zh-CN"/>
            </w:rPr>
          </w:rPrChange>
        </w:rPr>
      </w:pPr>
      <w:r w:rsidRPr="001505CC">
        <w:rPr>
          <w:rFonts w:cs="Times New Roman"/>
          <w:color w:val="auto"/>
          <w:kern w:val="2"/>
          <w:sz w:val="28"/>
          <w:szCs w:val="24"/>
          <w:lang w:eastAsia="zh-CN"/>
          <w:rPrChange w:id="374" w:author="y 19" w:date="2026-07-21T16:46:00Z" w16du:dateUtc="2026-07-21T08:46:00Z">
            <w:rPr>
              <w:lang w:eastAsia="zh-CN"/>
            </w:rPr>
          </w:rPrChange>
        </w:rPr>
        <w:t>4.</w:t>
      </w:r>
      <w:proofErr w:type="gramStart"/>
      <w:r w:rsidRPr="001505CC">
        <w:rPr>
          <w:rFonts w:cs="Times New Roman"/>
          <w:color w:val="auto"/>
          <w:kern w:val="2"/>
          <w:sz w:val="28"/>
          <w:szCs w:val="24"/>
          <w:lang w:eastAsia="zh-CN"/>
          <w:rPrChange w:id="375" w:author="y 19" w:date="2026-07-21T16:46:00Z" w16du:dateUtc="2026-07-21T08:46:00Z">
            <w:rPr>
              <w:lang w:eastAsia="zh-CN"/>
            </w:rPr>
          </w:rPrChange>
        </w:rPr>
        <w:t xml:space="preserve">5.1 </w:t>
      </w:r>
      <w:r w:rsidRPr="001505CC">
        <w:rPr>
          <w:rFonts w:cs="Times New Roman"/>
          <w:color w:val="auto"/>
          <w:kern w:val="2"/>
          <w:sz w:val="28"/>
          <w:szCs w:val="24"/>
          <w:lang w:eastAsia="zh-CN"/>
          <w:rPrChange w:id="376" w:author="y 19" w:date="2026-07-21T16:46:00Z" w16du:dateUtc="2026-07-21T08:46:00Z">
            <w:rPr>
              <w:lang w:eastAsia="zh-CN"/>
            </w:rPr>
          </w:rPrChange>
        </w:rPr>
        <w:t>裁判</w:t>
      </w:r>
      <w:proofErr w:type="gramEnd"/>
      <w:r w:rsidRPr="001505CC">
        <w:rPr>
          <w:rFonts w:cs="Times New Roman"/>
          <w:color w:val="auto"/>
          <w:kern w:val="2"/>
          <w:sz w:val="28"/>
          <w:szCs w:val="24"/>
          <w:lang w:eastAsia="zh-CN"/>
          <w:rPrChange w:id="377" w:author="y 19" w:date="2026-07-21T16:46:00Z" w16du:dateUtc="2026-07-21T08:46:00Z">
            <w:rPr>
              <w:lang w:eastAsia="zh-CN"/>
            </w:rPr>
          </w:rPrChange>
        </w:rPr>
        <w:t>组</w:t>
      </w:r>
      <w:bookmarkEnd w:id="368"/>
      <w:bookmarkEnd w:id="369"/>
      <w:bookmarkEnd w:id="370"/>
      <w:bookmarkEnd w:id="371"/>
      <w:bookmarkEnd w:id="372"/>
    </w:p>
    <w:p w14:paraId="331E5C68" w14:textId="77777777" w:rsidR="00E438C6" w:rsidRPr="001505CC" w:rsidRDefault="00000000">
      <w:pPr>
        <w:ind w:firstLine="560"/>
        <w:rPr>
          <w:rFonts w:cs="Times New Roman"/>
          <w:color w:val="auto"/>
          <w:kern w:val="2"/>
          <w:sz w:val="28"/>
          <w:szCs w:val="24"/>
          <w:lang w:eastAsia="zh-CN"/>
          <w:rPrChange w:id="378" w:author="y 19" w:date="2026-07-21T16:46:00Z" w16du:dateUtc="2026-07-21T08:46:00Z">
            <w:rPr>
              <w:lang w:eastAsia="zh-CN"/>
            </w:rPr>
          </w:rPrChange>
        </w:rPr>
      </w:pPr>
      <w:bookmarkStart w:id="379" w:name="_Toc1474789469"/>
      <w:bookmarkStart w:id="380" w:name="_Toc360161986"/>
      <w:bookmarkStart w:id="381" w:name="_Toc1586275439"/>
      <w:r w:rsidRPr="001505CC">
        <w:rPr>
          <w:rFonts w:cs="Times New Roman" w:hint="eastAsia"/>
          <w:color w:val="auto"/>
          <w:kern w:val="2"/>
          <w:sz w:val="28"/>
          <w:szCs w:val="24"/>
          <w:lang w:eastAsia="zh-CN"/>
          <w:rPrChange w:id="382" w:author="y 19" w:date="2026-07-21T16:46:00Z" w16du:dateUtc="2026-07-21T08:46:00Z">
            <w:rPr>
              <w:rFonts w:hint="eastAsia"/>
              <w:lang w:eastAsia="zh-CN"/>
            </w:rPr>
          </w:rPrChange>
        </w:rPr>
        <w:t>赛</w:t>
      </w:r>
      <w:r w:rsidRPr="001505CC">
        <w:rPr>
          <w:rFonts w:cs="Times New Roman"/>
          <w:color w:val="auto"/>
          <w:kern w:val="2"/>
          <w:sz w:val="28"/>
          <w:szCs w:val="24"/>
          <w:lang w:eastAsia="zh-CN"/>
          <w:rPrChange w:id="383" w:author="y 19" w:date="2026-07-21T16:46:00Z" w16du:dateUtc="2026-07-21T08:46:00Z">
            <w:rPr>
              <w:lang w:eastAsia="zh-CN"/>
            </w:rPr>
          </w:rPrChange>
        </w:rPr>
        <w:t>区竞赛组委会聘请省内第三方</w:t>
      </w:r>
      <w:r w:rsidRPr="001505CC">
        <w:rPr>
          <w:rFonts w:cs="Times New Roman"/>
          <w:color w:val="auto"/>
          <w:kern w:val="2"/>
          <w:sz w:val="28"/>
          <w:szCs w:val="24"/>
          <w:lang w:eastAsia="zh-CN"/>
          <w:rPrChange w:id="384" w:author="y 19" w:date="2026-07-21T16:46:00Z" w16du:dateUtc="2026-07-21T08:46:00Z">
            <w:rPr>
              <w:lang w:eastAsia="zh"/>
            </w:rPr>
          </w:rPrChange>
        </w:rPr>
        <w:t>电子</w:t>
      </w:r>
      <w:r w:rsidRPr="001505CC">
        <w:rPr>
          <w:rFonts w:cs="Times New Roman"/>
          <w:color w:val="auto"/>
          <w:kern w:val="2"/>
          <w:sz w:val="28"/>
          <w:szCs w:val="24"/>
          <w:lang w:eastAsia="zh-CN"/>
          <w:rPrChange w:id="385" w:author="y 19" w:date="2026-07-21T16:46:00Z" w16du:dateUtc="2026-07-21T08:46:00Z">
            <w:rPr>
              <w:lang w:eastAsia="zh-CN"/>
            </w:rPr>
          </w:rPrChange>
        </w:rPr>
        <w:t>行业专家组成裁判组。</w:t>
      </w:r>
    </w:p>
    <w:p w14:paraId="2ECBC990" w14:textId="77777777" w:rsidR="00E438C6" w:rsidRPr="001505CC" w:rsidRDefault="00000000">
      <w:pPr>
        <w:pStyle w:val="21"/>
        <w:spacing w:before="120" w:after="120"/>
        <w:rPr>
          <w:rFonts w:cs="Times New Roman"/>
          <w:b w:val="0"/>
          <w:bCs w:val="0"/>
          <w:color w:val="auto"/>
          <w:kern w:val="2"/>
          <w:sz w:val="28"/>
          <w:szCs w:val="24"/>
          <w:lang w:eastAsia="zh-CN"/>
          <w:rPrChange w:id="386" w:author="y 19" w:date="2026-07-21T16:46:00Z" w16du:dateUtc="2026-07-21T08:46:00Z">
            <w:rPr>
              <w:lang w:eastAsia="zh-CN"/>
            </w:rPr>
          </w:rPrChange>
        </w:rPr>
      </w:pPr>
      <w:bookmarkStart w:id="387" w:name="_Toc1424"/>
      <w:bookmarkStart w:id="388" w:name="_Toc1328289245"/>
      <w:bookmarkStart w:id="389" w:name="_Toc367266113"/>
      <w:bookmarkStart w:id="390" w:name="_Toc1931293599"/>
      <w:bookmarkStart w:id="391" w:name="_Toc1865770276"/>
      <w:bookmarkEnd w:id="379"/>
      <w:bookmarkEnd w:id="380"/>
      <w:bookmarkEnd w:id="381"/>
      <w:r w:rsidRPr="001505CC">
        <w:rPr>
          <w:rFonts w:cs="Times New Roman" w:hint="eastAsia"/>
          <w:b w:val="0"/>
          <w:bCs w:val="0"/>
          <w:color w:val="auto"/>
          <w:kern w:val="2"/>
          <w:sz w:val="28"/>
          <w:szCs w:val="24"/>
          <w:lang w:eastAsia="zh-CN"/>
          <w:rPrChange w:id="392" w:author="y 19" w:date="2026-07-21T16:46:00Z" w16du:dateUtc="2026-07-21T08:46:00Z">
            <w:rPr>
              <w:rFonts w:hint="eastAsia"/>
              <w:lang w:eastAsia="zh-CN"/>
            </w:rPr>
          </w:rPrChange>
        </w:rPr>
        <w:t>4.5.</w:t>
      </w:r>
      <w:proofErr w:type="gramStart"/>
      <w:r w:rsidRPr="001505CC">
        <w:rPr>
          <w:rFonts w:cs="Times New Roman" w:hint="eastAsia"/>
          <w:b w:val="0"/>
          <w:bCs w:val="0"/>
          <w:color w:val="auto"/>
          <w:kern w:val="2"/>
          <w:sz w:val="28"/>
          <w:szCs w:val="24"/>
          <w:lang w:eastAsia="zh-CN"/>
          <w:rPrChange w:id="393" w:author="y 19" w:date="2026-07-21T16:46:00Z" w16du:dateUtc="2026-07-21T08:46:00Z">
            <w:rPr>
              <w:rFonts w:hint="eastAsia"/>
              <w:lang w:eastAsia="zh-CN"/>
            </w:rPr>
          </w:rPrChange>
        </w:rPr>
        <w:t xml:space="preserve">2 </w:t>
      </w:r>
      <w:r w:rsidRPr="001505CC">
        <w:rPr>
          <w:rFonts w:cs="Times New Roman" w:hint="eastAsia"/>
          <w:b w:val="0"/>
          <w:bCs w:val="0"/>
          <w:color w:val="auto"/>
          <w:kern w:val="2"/>
          <w:sz w:val="28"/>
          <w:szCs w:val="24"/>
          <w:lang w:eastAsia="zh-CN"/>
          <w:rPrChange w:id="394" w:author="y 19" w:date="2026-07-21T16:46:00Z" w16du:dateUtc="2026-07-21T08:46:00Z">
            <w:rPr>
              <w:rFonts w:hint="eastAsia"/>
              <w:lang w:eastAsia="zh-CN"/>
            </w:rPr>
          </w:rPrChange>
        </w:rPr>
        <w:t>裁判</w:t>
      </w:r>
      <w:proofErr w:type="gramEnd"/>
      <w:r w:rsidRPr="001505CC">
        <w:rPr>
          <w:rFonts w:cs="Times New Roman" w:hint="eastAsia"/>
          <w:b w:val="0"/>
          <w:bCs w:val="0"/>
          <w:color w:val="auto"/>
          <w:kern w:val="2"/>
          <w:sz w:val="28"/>
          <w:szCs w:val="24"/>
          <w:lang w:eastAsia="zh-CN"/>
          <w:rPrChange w:id="395" w:author="y 19" w:date="2026-07-21T16:46:00Z" w16du:dateUtc="2026-07-21T08:46:00Z">
            <w:rPr>
              <w:rFonts w:hint="eastAsia"/>
              <w:lang w:eastAsia="zh-CN"/>
            </w:rPr>
          </w:rPrChange>
        </w:rPr>
        <w:t>长任职条件</w:t>
      </w:r>
      <w:bookmarkEnd w:id="387"/>
      <w:bookmarkEnd w:id="388"/>
    </w:p>
    <w:p w14:paraId="5B00739A" w14:textId="77777777" w:rsidR="00E438C6" w:rsidRPr="001505CC" w:rsidRDefault="00000000">
      <w:pPr>
        <w:ind w:firstLine="560"/>
        <w:rPr>
          <w:rFonts w:cs="Times New Roman"/>
          <w:color w:val="auto"/>
          <w:kern w:val="2"/>
          <w:sz w:val="28"/>
          <w:szCs w:val="24"/>
          <w:lang w:eastAsia="zh-CN"/>
          <w:rPrChange w:id="396" w:author="y 19" w:date="2026-07-21T16:46:00Z" w16du:dateUtc="2026-07-21T08:46:00Z">
            <w:rPr>
              <w:lang w:eastAsia="zh-CN"/>
            </w:rPr>
          </w:rPrChange>
        </w:rPr>
      </w:pPr>
      <w:r w:rsidRPr="001505CC">
        <w:rPr>
          <w:rFonts w:cs="Times New Roman" w:hint="eastAsia"/>
          <w:color w:val="auto"/>
          <w:kern w:val="2"/>
          <w:sz w:val="28"/>
          <w:szCs w:val="24"/>
          <w:lang w:eastAsia="zh-CN"/>
          <w:rPrChange w:id="397"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398" w:author="y 19" w:date="2026-07-21T16:46:00Z" w16du:dateUtc="2026-07-21T08:46:00Z">
            <w:rPr>
              <w:rFonts w:hint="eastAsia"/>
              <w:lang w:eastAsia="zh-CN"/>
            </w:rPr>
          </w:rPrChange>
        </w:rPr>
        <w:t>基本条件</w:t>
      </w:r>
      <w:r w:rsidRPr="001505CC">
        <w:rPr>
          <w:rFonts w:cs="Times New Roman" w:hint="eastAsia"/>
          <w:color w:val="auto"/>
          <w:kern w:val="2"/>
          <w:sz w:val="28"/>
          <w:szCs w:val="24"/>
          <w:lang w:eastAsia="zh-CN"/>
          <w:rPrChange w:id="399" w:author="y 19" w:date="2026-07-21T16:46:00Z" w16du:dateUtc="2026-07-21T08:46:00Z">
            <w:rPr>
              <w:rFonts w:hint="eastAsia"/>
              <w:lang w:eastAsia="zh-CN"/>
            </w:rPr>
          </w:rPrChange>
        </w:rPr>
        <w:t xml:space="preserve"> </w:t>
      </w:r>
    </w:p>
    <w:p w14:paraId="3B5FB011" w14:textId="77777777" w:rsidR="00E438C6" w:rsidRPr="001505CC" w:rsidRDefault="00000000">
      <w:pPr>
        <w:ind w:firstLine="560"/>
        <w:rPr>
          <w:rFonts w:cs="Times New Roman"/>
          <w:color w:val="auto"/>
          <w:kern w:val="2"/>
          <w:sz w:val="28"/>
          <w:szCs w:val="24"/>
          <w:lang w:eastAsia="zh-CN"/>
          <w:rPrChange w:id="400" w:author="y 19" w:date="2026-07-21T16:46:00Z" w16du:dateUtc="2026-07-21T08:46:00Z">
            <w:rPr>
              <w:lang w:eastAsia="zh-CN"/>
            </w:rPr>
          </w:rPrChange>
        </w:rPr>
      </w:pPr>
      <w:r w:rsidRPr="001505CC">
        <w:rPr>
          <w:rFonts w:cs="Times New Roman" w:hint="eastAsia"/>
          <w:color w:val="auto"/>
          <w:kern w:val="2"/>
          <w:sz w:val="28"/>
          <w:szCs w:val="24"/>
          <w:lang w:eastAsia="zh-CN"/>
          <w:rPrChange w:id="401" w:author="y 19" w:date="2026-07-21T16:46:00Z" w16du:dateUtc="2026-07-21T08:46:00Z">
            <w:rPr>
              <w:rFonts w:hint="eastAsia"/>
              <w:lang w:eastAsia="zh-CN"/>
            </w:rPr>
          </w:rPrChange>
        </w:rPr>
        <w:t>4.5.2.1.1</w:t>
      </w:r>
      <w:r w:rsidRPr="001505CC">
        <w:rPr>
          <w:rFonts w:cs="Times New Roman" w:hint="eastAsia"/>
          <w:color w:val="auto"/>
          <w:kern w:val="2"/>
          <w:sz w:val="28"/>
          <w:szCs w:val="24"/>
          <w:lang w:eastAsia="zh-CN"/>
          <w:rPrChange w:id="402" w:author="y 19" w:date="2026-07-21T16:46:00Z" w16du:dateUtc="2026-07-21T08:46:00Z">
            <w:rPr>
              <w:rFonts w:hint="eastAsia"/>
              <w:lang w:eastAsia="zh-CN"/>
            </w:rPr>
          </w:rPrChange>
        </w:rPr>
        <w:t>热爱祖国，遵纪守法，爱岗敬业。有较强组织协调能力和团队合作精神。身体健康，有足够时间和精力投入到竞赛工作，年龄原则上不</w:t>
      </w:r>
      <w:proofErr w:type="gramStart"/>
      <w:r w:rsidRPr="001505CC">
        <w:rPr>
          <w:rFonts w:cs="Times New Roman" w:hint="eastAsia"/>
          <w:color w:val="auto"/>
          <w:kern w:val="2"/>
          <w:sz w:val="28"/>
          <w:szCs w:val="24"/>
          <w:lang w:eastAsia="zh-CN"/>
          <w:rPrChange w:id="403" w:author="y 19" w:date="2026-07-21T16:46:00Z" w16du:dateUtc="2026-07-21T08:46:00Z">
            <w:rPr>
              <w:rFonts w:hint="eastAsia"/>
              <w:lang w:eastAsia="zh-CN"/>
            </w:rPr>
          </w:rPrChange>
        </w:rPr>
        <w:t>超过</w:t>
      </w:r>
      <w:r w:rsidRPr="001505CC">
        <w:rPr>
          <w:rFonts w:cs="Times New Roman" w:hint="eastAsia"/>
          <w:color w:val="auto"/>
          <w:kern w:val="2"/>
          <w:sz w:val="28"/>
          <w:szCs w:val="24"/>
          <w:lang w:eastAsia="zh-CN"/>
          <w:rPrChange w:id="404" w:author="y 19" w:date="2026-07-21T16:46:00Z" w16du:dateUtc="2026-07-21T08:46:00Z">
            <w:rPr>
              <w:rFonts w:hint="eastAsia"/>
              <w:lang w:eastAsia="zh-CN"/>
            </w:rPr>
          </w:rPrChange>
        </w:rPr>
        <w:t xml:space="preserve"> 60 </w:t>
      </w:r>
      <w:proofErr w:type="gramEnd"/>
      <w:r w:rsidRPr="001505CC">
        <w:rPr>
          <w:rFonts w:cs="Times New Roman" w:hint="eastAsia"/>
          <w:color w:val="auto"/>
          <w:kern w:val="2"/>
          <w:sz w:val="28"/>
          <w:szCs w:val="24"/>
          <w:lang w:eastAsia="zh-CN"/>
          <w:rPrChange w:id="405" w:author="y 19" w:date="2026-07-21T16:46:00Z" w16du:dateUtc="2026-07-21T08:46:00Z">
            <w:rPr>
              <w:rFonts w:hint="eastAsia"/>
              <w:lang w:eastAsia="zh-CN"/>
            </w:rPr>
          </w:rPrChange>
        </w:rPr>
        <w:t>周岁。</w:t>
      </w:r>
      <w:r w:rsidRPr="001505CC">
        <w:rPr>
          <w:rFonts w:cs="Times New Roman" w:hint="eastAsia"/>
          <w:color w:val="auto"/>
          <w:kern w:val="2"/>
          <w:sz w:val="28"/>
          <w:szCs w:val="24"/>
          <w:lang w:eastAsia="zh-CN"/>
          <w:rPrChange w:id="406" w:author="y 19" w:date="2026-07-21T16:46:00Z" w16du:dateUtc="2026-07-21T08:46:00Z">
            <w:rPr>
              <w:rFonts w:hint="eastAsia"/>
              <w:lang w:eastAsia="zh-CN"/>
            </w:rPr>
          </w:rPrChange>
        </w:rPr>
        <w:t xml:space="preserve"> </w:t>
      </w:r>
    </w:p>
    <w:p w14:paraId="60F23CD6" w14:textId="77777777" w:rsidR="00E438C6" w:rsidRPr="001505CC" w:rsidRDefault="00000000">
      <w:pPr>
        <w:ind w:firstLine="560"/>
        <w:rPr>
          <w:rFonts w:cs="Times New Roman"/>
          <w:color w:val="auto"/>
          <w:kern w:val="2"/>
          <w:sz w:val="28"/>
          <w:szCs w:val="24"/>
          <w:lang w:eastAsia="zh-CN"/>
          <w:rPrChange w:id="407" w:author="y 19" w:date="2026-07-21T16:46:00Z" w16du:dateUtc="2026-07-21T08:46:00Z">
            <w:rPr>
              <w:lang w:eastAsia="zh-CN"/>
            </w:rPr>
          </w:rPrChange>
        </w:rPr>
      </w:pPr>
      <w:r w:rsidRPr="001505CC">
        <w:rPr>
          <w:rFonts w:cs="Times New Roman" w:hint="eastAsia"/>
          <w:color w:val="auto"/>
          <w:kern w:val="2"/>
          <w:sz w:val="28"/>
          <w:szCs w:val="24"/>
          <w:lang w:eastAsia="zh-CN"/>
          <w:rPrChange w:id="408" w:author="y 19" w:date="2026-07-21T16:46:00Z" w16du:dateUtc="2026-07-21T08:46:00Z">
            <w:rPr>
              <w:rFonts w:hint="eastAsia"/>
              <w:lang w:eastAsia="zh-CN"/>
            </w:rPr>
          </w:rPrChange>
        </w:rPr>
        <w:lastRenderedPageBreak/>
        <w:t>4.5.2.1.2</w:t>
      </w:r>
      <w:r w:rsidRPr="001505CC">
        <w:rPr>
          <w:rFonts w:cs="Times New Roman" w:hint="eastAsia"/>
          <w:color w:val="auto"/>
          <w:kern w:val="2"/>
          <w:sz w:val="28"/>
          <w:szCs w:val="24"/>
          <w:lang w:eastAsia="zh-CN"/>
          <w:rPrChange w:id="409" w:author="y 19" w:date="2026-07-21T16:46:00Z" w16du:dateUtc="2026-07-21T08:46:00Z">
            <w:rPr>
              <w:rFonts w:hint="eastAsia"/>
              <w:lang w:eastAsia="zh-CN"/>
            </w:rPr>
          </w:rPrChange>
        </w:rPr>
        <w:t>原则上从事本专业技术工作</w:t>
      </w:r>
      <w:r w:rsidRPr="001505CC">
        <w:rPr>
          <w:rFonts w:cs="Times New Roman" w:hint="eastAsia"/>
          <w:color w:val="auto"/>
          <w:kern w:val="2"/>
          <w:sz w:val="28"/>
          <w:szCs w:val="24"/>
          <w:lang w:eastAsia="zh-CN"/>
          <w:rPrChange w:id="410" w:author="y 19" w:date="2026-07-21T16:46:00Z" w16du:dateUtc="2026-07-21T08:46:00Z">
            <w:rPr>
              <w:rFonts w:hint="eastAsia"/>
              <w:lang w:eastAsia="zh-CN"/>
            </w:rPr>
          </w:rPrChange>
        </w:rPr>
        <w:t>10</w:t>
      </w:r>
      <w:r w:rsidRPr="001505CC">
        <w:rPr>
          <w:rFonts w:cs="Times New Roman" w:hint="eastAsia"/>
          <w:color w:val="auto"/>
          <w:kern w:val="2"/>
          <w:sz w:val="28"/>
          <w:szCs w:val="24"/>
          <w:lang w:eastAsia="zh-CN"/>
          <w:rPrChange w:id="411" w:author="y 19" w:date="2026-07-21T16:46:00Z" w16du:dateUtc="2026-07-21T08:46:00Z">
            <w:rPr>
              <w:rFonts w:hint="eastAsia"/>
              <w:lang w:eastAsia="zh-CN"/>
            </w:rPr>
          </w:rPrChange>
        </w:rPr>
        <w:t>年以上，有技师职业资格或中级以上专业技术职务或专业技能高超或得到行业普遍认同。</w:t>
      </w:r>
      <w:r w:rsidRPr="001505CC">
        <w:rPr>
          <w:rFonts w:cs="Times New Roman" w:hint="eastAsia"/>
          <w:color w:val="auto"/>
          <w:kern w:val="2"/>
          <w:sz w:val="28"/>
          <w:szCs w:val="24"/>
          <w:lang w:eastAsia="zh-CN"/>
          <w:rPrChange w:id="412" w:author="y 19" w:date="2026-07-21T16:46:00Z" w16du:dateUtc="2026-07-21T08:46:00Z">
            <w:rPr>
              <w:rFonts w:hint="eastAsia"/>
              <w:lang w:eastAsia="zh-CN"/>
            </w:rPr>
          </w:rPrChange>
        </w:rPr>
        <w:t xml:space="preserve"> </w:t>
      </w:r>
    </w:p>
    <w:p w14:paraId="4814D494" w14:textId="77777777" w:rsidR="00E438C6" w:rsidRPr="001505CC" w:rsidRDefault="00000000">
      <w:pPr>
        <w:ind w:firstLine="560"/>
        <w:rPr>
          <w:rFonts w:cs="Times New Roman"/>
          <w:color w:val="auto"/>
          <w:kern w:val="2"/>
          <w:sz w:val="28"/>
          <w:szCs w:val="24"/>
          <w:lang w:eastAsia="zh-CN"/>
          <w:rPrChange w:id="413" w:author="y 19" w:date="2026-07-21T16:46:00Z" w16du:dateUtc="2026-07-21T08:46:00Z">
            <w:rPr>
              <w:lang w:eastAsia="zh-CN"/>
            </w:rPr>
          </w:rPrChange>
        </w:rPr>
      </w:pPr>
      <w:r w:rsidRPr="001505CC">
        <w:rPr>
          <w:rFonts w:cs="Times New Roman" w:hint="eastAsia"/>
          <w:color w:val="auto"/>
          <w:kern w:val="2"/>
          <w:sz w:val="28"/>
          <w:szCs w:val="24"/>
          <w:lang w:eastAsia="zh-CN"/>
          <w:rPrChange w:id="414"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15" w:author="y 19" w:date="2026-07-21T16:46:00Z" w16du:dateUtc="2026-07-21T08:46:00Z">
            <w:rPr>
              <w:rFonts w:hint="eastAsia"/>
              <w:lang w:eastAsia="zh-CN"/>
            </w:rPr>
          </w:rPrChange>
        </w:rPr>
        <w:t>裁判在执裁前需要进行培训，无故不参加培训取消执裁资格</w:t>
      </w:r>
    </w:p>
    <w:p w14:paraId="622C0EC0" w14:textId="77777777" w:rsidR="00E438C6" w:rsidRPr="001505CC" w:rsidRDefault="00000000">
      <w:pPr>
        <w:pStyle w:val="21"/>
        <w:spacing w:before="120" w:after="120"/>
        <w:rPr>
          <w:rFonts w:cs="Times New Roman"/>
          <w:b w:val="0"/>
          <w:bCs w:val="0"/>
          <w:color w:val="auto"/>
          <w:kern w:val="2"/>
          <w:sz w:val="28"/>
          <w:szCs w:val="24"/>
          <w:lang w:eastAsia="zh-CN"/>
          <w:rPrChange w:id="416" w:author="y 19" w:date="2026-07-21T16:46:00Z" w16du:dateUtc="2026-07-21T08:46:00Z">
            <w:rPr>
              <w:lang w:eastAsia="zh-CN"/>
            </w:rPr>
          </w:rPrChange>
        </w:rPr>
      </w:pPr>
      <w:bookmarkStart w:id="417" w:name="_Toc14763"/>
      <w:bookmarkStart w:id="418" w:name="_Toc231059813"/>
      <w:r w:rsidRPr="001505CC">
        <w:rPr>
          <w:rFonts w:cs="Times New Roman"/>
          <w:b w:val="0"/>
          <w:bCs w:val="0"/>
          <w:color w:val="auto"/>
          <w:kern w:val="2"/>
          <w:sz w:val="28"/>
          <w:szCs w:val="24"/>
          <w:lang w:eastAsia="zh-CN"/>
          <w:rPrChange w:id="419" w:author="y 19" w:date="2026-07-21T16:46:00Z" w16du:dateUtc="2026-07-21T08:46:00Z">
            <w:rPr>
              <w:lang w:eastAsia="zh-CN"/>
            </w:rPr>
          </w:rPrChange>
        </w:rPr>
        <w:t>4.5.</w:t>
      </w:r>
      <w:proofErr w:type="gramStart"/>
      <w:r w:rsidRPr="001505CC">
        <w:rPr>
          <w:rFonts w:cs="Times New Roman"/>
          <w:b w:val="0"/>
          <w:bCs w:val="0"/>
          <w:color w:val="auto"/>
          <w:kern w:val="2"/>
          <w:sz w:val="28"/>
          <w:szCs w:val="24"/>
          <w:lang w:eastAsia="zh-CN"/>
          <w:rPrChange w:id="420" w:author="y 19" w:date="2026-07-21T16:46:00Z" w16du:dateUtc="2026-07-21T08:46:00Z">
            <w:rPr>
              <w:lang w:eastAsia="zh-CN"/>
            </w:rPr>
          </w:rPrChange>
        </w:rPr>
        <w:t xml:space="preserve">3 </w:t>
      </w:r>
      <w:r w:rsidRPr="001505CC">
        <w:rPr>
          <w:rFonts w:cs="Times New Roman"/>
          <w:b w:val="0"/>
          <w:bCs w:val="0"/>
          <w:color w:val="auto"/>
          <w:kern w:val="2"/>
          <w:sz w:val="28"/>
          <w:szCs w:val="24"/>
          <w:lang w:eastAsia="zh-CN"/>
          <w:rPrChange w:id="421" w:author="y 19" w:date="2026-07-21T16:46:00Z" w16du:dateUtc="2026-07-21T08:46:00Z">
            <w:rPr>
              <w:lang w:eastAsia="zh-CN"/>
            </w:rPr>
          </w:rPrChange>
        </w:rPr>
        <w:t>裁判</w:t>
      </w:r>
      <w:proofErr w:type="gramEnd"/>
      <w:r w:rsidRPr="001505CC">
        <w:rPr>
          <w:rFonts w:cs="Times New Roman"/>
          <w:b w:val="0"/>
          <w:bCs w:val="0"/>
          <w:color w:val="auto"/>
          <w:kern w:val="2"/>
          <w:sz w:val="28"/>
          <w:szCs w:val="24"/>
          <w:lang w:eastAsia="zh-CN"/>
          <w:rPrChange w:id="422" w:author="y 19" w:date="2026-07-21T16:46:00Z" w16du:dateUtc="2026-07-21T08:46:00Z">
            <w:rPr>
              <w:lang w:eastAsia="zh-CN"/>
            </w:rPr>
          </w:rPrChange>
        </w:rPr>
        <w:t>长职责</w:t>
      </w:r>
      <w:bookmarkEnd w:id="389"/>
      <w:bookmarkEnd w:id="390"/>
      <w:bookmarkEnd w:id="391"/>
      <w:bookmarkEnd w:id="417"/>
      <w:bookmarkEnd w:id="418"/>
    </w:p>
    <w:p w14:paraId="4F3EC58C" w14:textId="77777777" w:rsidR="00E438C6" w:rsidRPr="001505CC" w:rsidRDefault="00000000">
      <w:pPr>
        <w:ind w:firstLine="560"/>
        <w:rPr>
          <w:rFonts w:cs="Times New Roman"/>
          <w:color w:val="auto"/>
          <w:kern w:val="2"/>
          <w:sz w:val="28"/>
          <w:szCs w:val="24"/>
          <w:lang w:eastAsia="zh-CN"/>
          <w:rPrChange w:id="423" w:author="y 19" w:date="2026-07-21T16:46:00Z" w16du:dateUtc="2026-07-21T08:46:00Z">
            <w:rPr>
              <w:lang w:eastAsia="zh-CN"/>
            </w:rPr>
          </w:rPrChange>
        </w:rPr>
      </w:pPr>
      <w:r w:rsidRPr="001505CC">
        <w:rPr>
          <w:rFonts w:cs="Times New Roman" w:hint="eastAsia"/>
          <w:color w:val="auto"/>
          <w:kern w:val="2"/>
          <w:sz w:val="28"/>
          <w:szCs w:val="24"/>
          <w:lang w:eastAsia="zh-CN"/>
          <w:rPrChange w:id="424"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25" w:author="y 19" w:date="2026-07-21T16:46:00Z" w16du:dateUtc="2026-07-21T08:46:00Z">
            <w:rPr>
              <w:rFonts w:hint="eastAsia"/>
              <w:lang w:eastAsia="zh-CN"/>
            </w:rPr>
          </w:rPrChange>
        </w:rPr>
        <w:t>全面负责竞赛技术、裁判及争议处置等工作。</w:t>
      </w:r>
    </w:p>
    <w:p w14:paraId="362D77FB" w14:textId="77777777" w:rsidR="00E438C6" w:rsidRPr="001505CC" w:rsidRDefault="00000000">
      <w:pPr>
        <w:ind w:firstLine="560"/>
        <w:rPr>
          <w:rFonts w:cs="Times New Roman"/>
          <w:color w:val="auto"/>
          <w:kern w:val="2"/>
          <w:sz w:val="28"/>
          <w:szCs w:val="24"/>
          <w:lang w:eastAsia="zh-CN"/>
          <w:rPrChange w:id="426" w:author="y 19" w:date="2026-07-21T16:46:00Z" w16du:dateUtc="2026-07-21T08:46:00Z">
            <w:rPr>
              <w:lang w:eastAsia="zh-CN"/>
            </w:rPr>
          </w:rPrChange>
        </w:rPr>
      </w:pPr>
      <w:r w:rsidRPr="001505CC">
        <w:rPr>
          <w:rFonts w:cs="Times New Roman" w:hint="eastAsia"/>
          <w:color w:val="auto"/>
          <w:kern w:val="2"/>
          <w:sz w:val="28"/>
          <w:szCs w:val="24"/>
          <w:lang w:eastAsia="zh-CN"/>
          <w:rPrChange w:id="427"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28" w:author="y 19" w:date="2026-07-21T16:46:00Z" w16du:dateUtc="2026-07-21T08:46:00Z">
            <w:rPr>
              <w:rFonts w:hint="eastAsia"/>
              <w:lang w:eastAsia="zh-CN"/>
            </w:rPr>
          </w:rPrChange>
        </w:rPr>
        <w:t>解读竞赛赛题及技术文件，牵头组织开展裁判员培训会议。</w:t>
      </w:r>
    </w:p>
    <w:p w14:paraId="0960B626" w14:textId="77777777" w:rsidR="00E438C6" w:rsidRPr="001505CC" w:rsidRDefault="00000000">
      <w:pPr>
        <w:ind w:firstLine="560"/>
        <w:rPr>
          <w:rFonts w:cs="Times New Roman"/>
          <w:color w:val="auto"/>
          <w:kern w:val="2"/>
          <w:sz w:val="28"/>
          <w:szCs w:val="24"/>
          <w:lang w:eastAsia="zh-CN"/>
          <w:rPrChange w:id="429" w:author="y 19" w:date="2026-07-21T16:46:00Z" w16du:dateUtc="2026-07-21T08:46:00Z">
            <w:rPr>
              <w:lang w:eastAsia="zh-CN"/>
            </w:rPr>
          </w:rPrChange>
        </w:rPr>
      </w:pPr>
      <w:r w:rsidRPr="001505CC">
        <w:rPr>
          <w:rFonts w:cs="Times New Roman" w:hint="eastAsia"/>
          <w:color w:val="auto"/>
          <w:kern w:val="2"/>
          <w:sz w:val="28"/>
          <w:szCs w:val="24"/>
          <w:lang w:eastAsia="zh-CN"/>
          <w:rPrChange w:id="430"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31" w:author="y 19" w:date="2026-07-21T16:46:00Z" w16du:dateUtc="2026-07-21T08:46:00Z">
            <w:rPr>
              <w:rFonts w:hint="eastAsia"/>
              <w:lang w:eastAsia="zh-CN"/>
            </w:rPr>
          </w:rPrChange>
        </w:rPr>
        <w:t>以分组形式安排裁判组任务分工，监督裁判员各项工作。</w:t>
      </w:r>
    </w:p>
    <w:p w14:paraId="5E387ABD" w14:textId="77777777" w:rsidR="00E438C6" w:rsidRPr="001505CC" w:rsidRDefault="00000000">
      <w:pPr>
        <w:ind w:firstLine="560"/>
        <w:rPr>
          <w:rFonts w:cs="Times New Roman"/>
          <w:color w:val="auto"/>
          <w:kern w:val="2"/>
          <w:sz w:val="28"/>
          <w:szCs w:val="24"/>
          <w:lang w:eastAsia="zh-CN"/>
          <w:rPrChange w:id="432" w:author="y 19" w:date="2026-07-21T16:46:00Z" w16du:dateUtc="2026-07-21T08:46:00Z">
            <w:rPr>
              <w:lang w:eastAsia="zh-CN"/>
            </w:rPr>
          </w:rPrChange>
        </w:rPr>
      </w:pPr>
      <w:r w:rsidRPr="001505CC">
        <w:rPr>
          <w:rFonts w:cs="Times New Roman" w:hint="eastAsia"/>
          <w:color w:val="auto"/>
          <w:kern w:val="2"/>
          <w:sz w:val="28"/>
          <w:szCs w:val="24"/>
          <w:lang w:eastAsia="zh-CN"/>
          <w:rPrChange w:id="433"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34" w:author="y 19" w:date="2026-07-21T16:46:00Z" w16du:dateUtc="2026-07-21T08:46:00Z">
            <w:rPr>
              <w:rFonts w:hint="eastAsia"/>
              <w:lang w:eastAsia="zh-CN"/>
            </w:rPr>
          </w:rPrChange>
        </w:rPr>
        <w:t>现场裁定有关裁判争议，协助仲裁组作出仲裁处理。</w:t>
      </w:r>
    </w:p>
    <w:p w14:paraId="37C98192" w14:textId="77777777" w:rsidR="00E438C6" w:rsidRPr="001505CC" w:rsidRDefault="00000000">
      <w:pPr>
        <w:ind w:firstLine="560"/>
        <w:rPr>
          <w:rFonts w:cs="Times New Roman"/>
          <w:color w:val="auto"/>
          <w:kern w:val="2"/>
          <w:sz w:val="28"/>
          <w:szCs w:val="24"/>
          <w:lang w:eastAsia="zh-CN"/>
          <w:rPrChange w:id="435" w:author="y 19" w:date="2026-07-21T16:46:00Z" w16du:dateUtc="2026-07-21T08:46:00Z">
            <w:rPr>
              <w:lang w:eastAsia="zh-CN"/>
            </w:rPr>
          </w:rPrChange>
        </w:rPr>
      </w:pPr>
      <w:r w:rsidRPr="001505CC">
        <w:rPr>
          <w:rFonts w:cs="Times New Roman" w:hint="eastAsia"/>
          <w:color w:val="auto"/>
          <w:kern w:val="2"/>
          <w:sz w:val="28"/>
          <w:szCs w:val="24"/>
          <w:lang w:eastAsia="zh-CN"/>
          <w:rPrChange w:id="436"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37" w:author="y 19" w:date="2026-07-21T16:46:00Z" w16du:dateUtc="2026-07-21T08:46:00Z">
            <w:rPr>
              <w:rFonts w:hint="eastAsia"/>
              <w:lang w:eastAsia="zh-CN"/>
            </w:rPr>
          </w:rPrChange>
        </w:rPr>
        <w:t>对扰乱赛场秩序，干扰裁判员工作，经裁判长讨论后酌情扣分，情况严重者取消竞赛资格。</w:t>
      </w:r>
    </w:p>
    <w:p w14:paraId="487CA0DF" w14:textId="77777777" w:rsidR="00E438C6" w:rsidRPr="001505CC" w:rsidRDefault="00000000">
      <w:pPr>
        <w:ind w:firstLine="560"/>
        <w:rPr>
          <w:rFonts w:cs="Times New Roman"/>
          <w:color w:val="auto"/>
          <w:kern w:val="2"/>
          <w:sz w:val="28"/>
          <w:szCs w:val="24"/>
          <w:lang w:eastAsia="zh-CN"/>
          <w:rPrChange w:id="438" w:author="y 19" w:date="2026-07-21T16:46:00Z" w16du:dateUtc="2026-07-21T08:46:00Z">
            <w:rPr>
              <w:lang w:eastAsia="zh-CN"/>
            </w:rPr>
          </w:rPrChange>
        </w:rPr>
      </w:pPr>
      <w:r w:rsidRPr="001505CC">
        <w:rPr>
          <w:rFonts w:cs="Times New Roman" w:hint="eastAsia"/>
          <w:color w:val="auto"/>
          <w:kern w:val="2"/>
          <w:sz w:val="28"/>
          <w:szCs w:val="24"/>
          <w:lang w:eastAsia="zh-CN"/>
          <w:rPrChange w:id="439"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40" w:author="y 19" w:date="2026-07-21T16:46:00Z" w16du:dateUtc="2026-07-21T08:46:00Z">
            <w:rPr>
              <w:rFonts w:hint="eastAsia"/>
              <w:lang w:eastAsia="zh-CN"/>
            </w:rPr>
          </w:rPrChange>
        </w:rPr>
        <w:t>裁判长在裁判员测评中，可进行抽查，若出现失职，第一次进行警告，第二次取消执裁资格。</w:t>
      </w:r>
    </w:p>
    <w:p w14:paraId="703454E3" w14:textId="77777777" w:rsidR="00E438C6" w:rsidRPr="001505CC" w:rsidRDefault="00000000">
      <w:pPr>
        <w:ind w:firstLine="560"/>
        <w:rPr>
          <w:rFonts w:cs="Times New Roman"/>
          <w:color w:val="auto"/>
          <w:kern w:val="2"/>
          <w:sz w:val="28"/>
          <w:szCs w:val="24"/>
          <w:lang w:eastAsia="zh-CN"/>
          <w:rPrChange w:id="441" w:author="y 19" w:date="2026-07-21T16:46:00Z" w16du:dateUtc="2026-07-21T08:46:00Z">
            <w:rPr>
              <w:lang w:eastAsia="zh-CN"/>
            </w:rPr>
          </w:rPrChange>
        </w:rPr>
      </w:pPr>
      <w:r w:rsidRPr="001505CC">
        <w:rPr>
          <w:rFonts w:cs="Times New Roman" w:hint="eastAsia"/>
          <w:color w:val="auto"/>
          <w:kern w:val="2"/>
          <w:sz w:val="28"/>
          <w:szCs w:val="24"/>
          <w:lang w:eastAsia="zh-CN"/>
          <w:rPrChange w:id="442"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43" w:author="y 19" w:date="2026-07-21T16:46:00Z" w16du:dateUtc="2026-07-21T08:46:00Z">
            <w:rPr>
              <w:rFonts w:hint="eastAsia"/>
              <w:lang w:eastAsia="zh-CN"/>
            </w:rPr>
          </w:rPrChange>
        </w:rPr>
        <w:t>比赛过程中，</w:t>
      </w:r>
      <w:r w:rsidRPr="001505CC">
        <w:rPr>
          <w:rFonts w:cs="Times New Roman" w:hint="eastAsia"/>
          <w:color w:val="auto"/>
          <w:kern w:val="2"/>
          <w:sz w:val="28"/>
          <w:szCs w:val="24"/>
          <w:lang w:eastAsia="zh-CN"/>
          <w:rPrChange w:id="444" w:author="y 19" w:date="2026-07-21T16:46:00Z" w16du:dateUtc="2026-07-21T08:46:00Z">
            <w:rPr>
              <w:rFonts w:hint="eastAsia"/>
              <w:lang w:eastAsia="zh"/>
            </w:rPr>
          </w:rPrChange>
        </w:rPr>
        <w:t>B</w:t>
      </w:r>
      <w:r w:rsidRPr="001505CC">
        <w:rPr>
          <w:rFonts w:cs="Times New Roman" w:hint="eastAsia"/>
          <w:color w:val="auto"/>
          <w:kern w:val="2"/>
          <w:sz w:val="28"/>
          <w:szCs w:val="24"/>
          <w:lang w:eastAsia="zh-CN"/>
          <w:rPrChange w:id="445" w:author="y 19" w:date="2026-07-21T16:46:00Z" w16du:dateUtc="2026-07-21T08:46:00Z">
            <w:rPr>
              <w:rFonts w:hint="eastAsia"/>
              <w:lang w:eastAsia="zh-CN"/>
            </w:rPr>
          </w:rPrChange>
        </w:rPr>
        <w:t>、</w:t>
      </w:r>
      <w:r w:rsidRPr="001505CC">
        <w:rPr>
          <w:rFonts w:cs="Times New Roman" w:hint="eastAsia"/>
          <w:color w:val="auto"/>
          <w:kern w:val="2"/>
          <w:sz w:val="28"/>
          <w:szCs w:val="24"/>
          <w:lang w:eastAsia="zh-CN"/>
          <w:rPrChange w:id="446" w:author="y 19" w:date="2026-07-21T16:46:00Z" w16du:dateUtc="2026-07-21T08:46:00Z">
            <w:rPr>
              <w:rFonts w:hint="eastAsia"/>
              <w:lang w:eastAsia="zh"/>
            </w:rPr>
          </w:rPrChange>
        </w:rPr>
        <w:t>C</w:t>
      </w:r>
      <w:r w:rsidRPr="001505CC">
        <w:rPr>
          <w:rFonts w:cs="Times New Roman" w:hint="eastAsia"/>
          <w:color w:val="auto"/>
          <w:kern w:val="2"/>
          <w:sz w:val="28"/>
          <w:szCs w:val="24"/>
          <w:lang w:eastAsia="zh-CN"/>
          <w:rPrChange w:id="447" w:author="y 19" w:date="2026-07-21T16:46:00Z" w16du:dateUtc="2026-07-21T08:46:00Z">
            <w:rPr>
              <w:rFonts w:hint="eastAsia"/>
              <w:lang w:eastAsia="zh-CN"/>
            </w:rPr>
          </w:rPrChange>
        </w:rPr>
        <w:t>、</w:t>
      </w:r>
      <w:r w:rsidRPr="001505CC">
        <w:rPr>
          <w:rFonts w:cs="Times New Roman" w:hint="eastAsia"/>
          <w:color w:val="auto"/>
          <w:kern w:val="2"/>
          <w:sz w:val="28"/>
          <w:szCs w:val="24"/>
          <w:lang w:eastAsia="zh-CN"/>
          <w:rPrChange w:id="448" w:author="y 19" w:date="2026-07-21T16:46:00Z" w16du:dateUtc="2026-07-21T08:46:00Z">
            <w:rPr>
              <w:rFonts w:hint="eastAsia"/>
              <w:lang w:eastAsia="zh"/>
            </w:rPr>
          </w:rPrChange>
        </w:rPr>
        <w:t>D</w:t>
      </w:r>
      <w:r w:rsidRPr="001505CC">
        <w:rPr>
          <w:rFonts w:cs="Times New Roman" w:hint="eastAsia"/>
          <w:color w:val="auto"/>
          <w:kern w:val="2"/>
          <w:sz w:val="28"/>
          <w:szCs w:val="24"/>
          <w:lang w:eastAsia="zh-CN"/>
          <w:rPrChange w:id="449" w:author="y 19" w:date="2026-07-21T16:46:00Z" w16du:dateUtc="2026-07-21T08:46:00Z">
            <w:rPr>
              <w:rFonts w:hint="eastAsia"/>
              <w:lang w:eastAsia="zh-CN"/>
            </w:rPr>
          </w:rPrChange>
        </w:rPr>
        <w:t xml:space="preserve"> </w:t>
      </w:r>
      <w:r w:rsidRPr="001505CC">
        <w:rPr>
          <w:rFonts w:cs="Times New Roman" w:hint="eastAsia"/>
          <w:color w:val="auto"/>
          <w:kern w:val="2"/>
          <w:sz w:val="28"/>
          <w:szCs w:val="24"/>
          <w:lang w:eastAsia="zh-CN"/>
          <w:rPrChange w:id="450" w:author="y 19" w:date="2026-07-21T16:46:00Z" w16du:dateUtc="2026-07-21T08:46:00Z">
            <w:rPr>
              <w:rFonts w:hint="eastAsia"/>
              <w:lang w:eastAsia="zh-CN"/>
            </w:rPr>
          </w:rPrChange>
        </w:rPr>
        <w:t>模块由裁判小组随机进行评测，小组签字后交给裁判长，再由裁判长审核后交由工作人员进行分数汇总，最终成绩由裁判长公布。</w:t>
      </w:r>
    </w:p>
    <w:p w14:paraId="22A98C6A" w14:textId="77777777" w:rsidR="00E438C6" w:rsidRPr="001505CC" w:rsidRDefault="00000000">
      <w:pPr>
        <w:pStyle w:val="21"/>
        <w:spacing w:before="120" w:after="120"/>
        <w:rPr>
          <w:rFonts w:cs="Times New Roman"/>
          <w:b w:val="0"/>
          <w:bCs w:val="0"/>
          <w:color w:val="auto"/>
          <w:kern w:val="2"/>
          <w:sz w:val="28"/>
          <w:szCs w:val="24"/>
          <w:lang w:eastAsia="zh-CN"/>
          <w:rPrChange w:id="451" w:author="y 19" w:date="2026-07-21T16:46:00Z" w16du:dateUtc="2026-07-21T08:46:00Z">
            <w:rPr>
              <w:lang w:eastAsia="zh-CN"/>
            </w:rPr>
          </w:rPrChange>
        </w:rPr>
      </w:pPr>
      <w:bookmarkStart w:id="452" w:name="_Toc1745407894"/>
      <w:bookmarkStart w:id="453" w:name="_Toc7345"/>
      <w:bookmarkStart w:id="454" w:name="_Toc1432541801"/>
      <w:bookmarkStart w:id="455" w:name="_Toc1032126514"/>
      <w:bookmarkStart w:id="456" w:name="_Toc1071101709"/>
      <w:r w:rsidRPr="001505CC">
        <w:rPr>
          <w:rFonts w:cs="Times New Roman"/>
          <w:b w:val="0"/>
          <w:bCs w:val="0"/>
          <w:color w:val="auto"/>
          <w:kern w:val="2"/>
          <w:sz w:val="28"/>
          <w:szCs w:val="24"/>
          <w:lang w:eastAsia="zh-CN"/>
          <w:rPrChange w:id="457" w:author="y 19" w:date="2026-07-21T16:46:00Z" w16du:dateUtc="2026-07-21T08:46:00Z">
            <w:rPr>
              <w:lang w:eastAsia="zh-CN"/>
            </w:rPr>
          </w:rPrChange>
        </w:rPr>
        <w:t>4.5.</w:t>
      </w:r>
      <w:proofErr w:type="gramStart"/>
      <w:r w:rsidRPr="001505CC">
        <w:rPr>
          <w:rFonts w:cs="Times New Roman"/>
          <w:b w:val="0"/>
          <w:bCs w:val="0"/>
          <w:color w:val="auto"/>
          <w:kern w:val="2"/>
          <w:sz w:val="28"/>
          <w:szCs w:val="24"/>
          <w:lang w:eastAsia="zh-CN"/>
          <w:rPrChange w:id="458" w:author="y 19" w:date="2026-07-21T16:46:00Z" w16du:dateUtc="2026-07-21T08:46:00Z">
            <w:rPr>
              <w:lang w:eastAsia="zh-CN"/>
            </w:rPr>
          </w:rPrChange>
        </w:rPr>
        <w:t xml:space="preserve">4 </w:t>
      </w:r>
      <w:r w:rsidRPr="001505CC">
        <w:rPr>
          <w:rFonts w:cs="Times New Roman"/>
          <w:b w:val="0"/>
          <w:bCs w:val="0"/>
          <w:color w:val="auto"/>
          <w:kern w:val="2"/>
          <w:sz w:val="28"/>
          <w:szCs w:val="24"/>
          <w:lang w:eastAsia="zh-CN"/>
          <w:rPrChange w:id="459" w:author="y 19" w:date="2026-07-21T16:46:00Z" w16du:dateUtc="2026-07-21T08:46:00Z">
            <w:rPr>
              <w:lang w:eastAsia="zh-CN"/>
            </w:rPr>
          </w:rPrChange>
        </w:rPr>
        <w:t>裁判</w:t>
      </w:r>
      <w:proofErr w:type="gramEnd"/>
      <w:r w:rsidRPr="001505CC">
        <w:rPr>
          <w:rFonts w:cs="Times New Roman"/>
          <w:b w:val="0"/>
          <w:bCs w:val="0"/>
          <w:color w:val="auto"/>
          <w:kern w:val="2"/>
          <w:sz w:val="28"/>
          <w:szCs w:val="24"/>
          <w:lang w:eastAsia="zh-CN"/>
          <w:rPrChange w:id="460" w:author="y 19" w:date="2026-07-21T16:46:00Z" w16du:dateUtc="2026-07-21T08:46:00Z">
            <w:rPr>
              <w:lang w:eastAsia="zh-CN"/>
            </w:rPr>
          </w:rPrChange>
        </w:rPr>
        <w:t>员职责</w:t>
      </w:r>
      <w:bookmarkEnd w:id="452"/>
      <w:bookmarkEnd w:id="453"/>
      <w:bookmarkEnd w:id="454"/>
      <w:bookmarkEnd w:id="455"/>
      <w:bookmarkEnd w:id="456"/>
    </w:p>
    <w:p w14:paraId="5D7C9366" w14:textId="77777777" w:rsidR="00E438C6" w:rsidRPr="001505CC" w:rsidRDefault="00000000">
      <w:pPr>
        <w:ind w:firstLine="560"/>
        <w:rPr>
          <w:rFonts w:cs="Times New Roman"/>
          <w:color w:val="auto"/>
          <w:kern w:val="2"/>
          <w:sz w:val="28"/>
          <w:szCs w:val="24"/>
          <w:lang w:eastAsia="zh-CN"/>
          <w:rPrChange w:id="461" w:author="y 19" w:date="2026-07-21T16:46:00Z" w16du:dateUtc="2026-07-21T08:46:00Z">
            <w:rPr>
              <w:lang w:eastAsia="zh-CN"/>
            </w:rPr>
          </w:rPrChange>
        </w:rPr>
      </w:pPr>
      <w:bookmarkStart w:id="462" w:name="_Toc983798492"/>
      <w:bookmarkStart w:id="463" w:name="_Toc1675190779"/>
      <w:bookmarkStart w:id="464" w:name="_Toc853798167"/>
      <w:r w:rsidRPr="001505CC">
        <w:rPr>
          <w:rFonts w:cs="Times New Roman" w:hint="eastAsia"/>
          <w:color w:val="auto"/>
          <w:kern w:val="2"/>
          <w:sz w:val="28"/>
          <w:szCs w:val="24"/>
          <w:lang w:eastAsia="zh-CN"/>
          <w:rPrChange w:id="465"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66" w:author="y 19" w:date="2026-07-21T16:46:00Z" w16du:dateUtc="2026-07-21T08:46:00Z">
            <w:rPr>
              <w:rFonts w:hint="eastAsia"/>
              <w:lang w:eastAsia="zh-CN"/>
            </w:rPr>
          </w:rPrChange>
        </w:rPr>
        <w:t>按照裁判长分组分工，具体承担比赛现场赛务工作，公平公正开展具体裁判和测评工作，并对本小组承担执裁工作的评判结果签字确认。</w:t>
      </w:r>
    </w:p>
    <w:p w14:paraId="0F2FA88B" w14:textId="77777777" w:rsidR="00E438C6" w:rsidRPr="001505CC" w:rsidRDefault="00000000">
      <w:pPr>
        <w:ind w:firstLine="560"/>
        <w:rPr>
          <w:rFonts w:cs="Times New Roman"/>
          <w:color w:val="auto"/>
          <w:kern w:val="2"/>
          <w:sz w:val="28"/>
          <w:szCs w:val="24"/>
          <w:lang w:eastAsia="zh-CN"/>
          <w:rPrChange w:id="467" w:author="y 19" w:date="2026-07-21T16:46:00Z" w16du:dateUtc="2026-07-21T08:46:00Z">
            <w:rPr>
              <w:lang w:eastAsia="zh-CN"/>
            </w:rPr>
          </w:rPrChange>
        </w:rPr>
      </w:pPr>
      <w:r w:rsidRPr="001505CC">
        <w:rPr>
          <w:rFonts w:cs="Times New Roman" w:hint="eastAsia"/>
          <w:color w:val="auto"/>
          <w:kern w:val="2"/>
          <w:sz w:val="28"/>
          <w:szCs w:val="24"/>
          <w:lang w:eastAsia="zh-CN"/>
          <w:rPrChange w:id="468"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69" w:author="y 19" w:date="2026-07-21T16:46:00Z" w16du:dateUtc="2026-07-21T08:46:00Z">
            <w:rPr>
              <w:rFonts w:hint="eastAsia"/>
              <w:lang w:eastAsia="zh-CN"/>
            </w:rPr>
          </w:rPrChange>
        </w:rPr>
        <w:t>查看选手身份证和随身佩戴的对应工位号。</w:t>
      </w:r>
    </w:p>
    <w:p w14:paraId="326192F8" w14:textId="77777777" w:rsidR="00E438C6" w:rsidRPr="001505CC" w:rsidRDefault="00000000">
      <w:pPr>
        <w:ind w:firstLine="560"/>
        <w:rPr>
          <w:rFonts w:cs="Times New Roman"/>
          <w:color w:val="auto"/>
          <w:kern w:val="2"/>
          <w:sz w:val="28"/>
          <w:szCs w:val="24"/>
          <w:lang w:eastAsia="zh-CN"/>
          <w:rPrChange w:id="470" w:author="y 19" w:date="2026-07-21T16:46:00Z" w16du:dateUtc="2026-07-21T08:46:00Z">
            <w:rPr>
              <w:lang w:eastAsia="zh-CN"/>
            </w:rPr>
          </w:rPrChange>
        </w:rPr>
      </w:pPr>
      <w:r w:rsidRPr="001505CC">
        <w:rPr>
          <w:rFonts w:cs="Times New Roman" w:hint="eastAsia"/>
          <w:color w:val="auto"/>
          <w:kern w:val="2"/>
          <w:sz w:val="28"/>
          <w:szCs w:val="24"/>
          <w:lang w:eastAsia="zh-CN"/>
          <w:rPrChange w:id="471"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72" w:author="y 19" w:date="2026-07-21T16:46:00Z" w16du:dateUtc="2026-07-21T08:46:00Z">
            <w:rPr>
              <w:rFonts w:hint="eastAsia"/>
              <w:lang w:eastAsia="zh-CN"/>
            </w:rPr>
          </w:rPrChange>
        </w:rPr>
        <w:t>组织选手在赛前检查环境、设备、工具等，选手签字确认，审核选手自带设备工具是否符合要求，保障选手人身安全和设备正常使用。</w:t>
      </w:r>
    </w:p>
    <w:p w14:paraId="64500FF4" w14:textId="77777777" w:rsidR="00E438C6" w:rsidRPr="001505CC" w:rsidRDefault="00000000">
      <w:pPr>
        <w:ind w:firstLine="560"/>
        <w:rPr>
          <w:rFonts w:cs="Times New Roman"/>
          <w:color w:val="auto"/>
          <w:kern w:val="2"/>
          <w:sz w:val="28"/>
          <w:szCs w:val="24"/>
          <w:lang w:eastAsia="zh-CN"/>
          <w:rPrChange w:id="473" w:author="y 19" w:date="2026-07-21T16:46:00Z" w16du:dateUtc="2026-07-21T08:46:00Z">
            <w:rPr>
              <w:lang w:eastAsia="zh-CN"/>
            </w:rPr>
          </w:rPrChange>
        </w:rPr>
      </w:pPr>
      <w:r w:rsidRPr="001505CC">
        <w:rPr>
          <w:rFonts w:cs="Times New Roman" w:hint="eastAsia"/>
          <w:color w:val="auto"/>
          <w:kern w:val="2"/>
          <w:sz w:val="28"/>
          <w:szCs w:val="24"/>
          <w:lang w:eastAsia="zh-CN"/>
          <w:rPrChange w:id="474"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75" w:author="y 19" w:date="2026-07-21T16:46:00Z" w16du:dateUtc="2026-07-21T08:46:00Z">
            <w:rPr>
              <w:rFonts w:hint="eastAsia"/>
              <w:lang w:eastAsia="zh-CN"/>
            </w:rPr>
          </w:rPrChange>
        </w:rPr>
        <w:t>协助裁判长解答技术及考核工作问题。</w:t>
      </w:r>
    </w:p>
    <w:p w14:paraId="6E80F800" w14:textId="77777777" w:rsidR="00E438C6" w:rsidRPr="001505CC" w:rsidRDefault="00000000">
      <w:pPr>
        <w:ind w:firstLine="560"/>
        <w:rPr>
          <w:rFonts w:cs="Times New Roman"/>
          <w:color w:val="auto"/>
          <w:kern w:val="2"/>
          <w:sz w:val="28"/>
          <w:szCs w:val="24"/>
          <w:lang w:eastAsia="zh-CN"/>
          <w:rPrChange w:id="476" w:author="y 19" w:date="2026-07-21T16:46:00Z" w16du:dateUtc="2026-07-21T08:46:00Z">
            <w:rPr>
              <w:lang w:eastAsia="zh-CN"/>
            </w:rPr>
          </w:rPrChange>
        </w:rPr>
      </w:pPr>
      <w:r w:rsidRPr="001505CC">
        <w:rPr>
          <w:rFonts w:cs="Times New Roman" w:hint="eastAsia"/>
          <w:color w:val="auto"/>
          <w:kern w:val="2"/>
          <w:sz w:val="28"/>
          <w:szCs w:val="24"/>
          <w:lang w:eastAsia="zh-CN"/>
          <w:rPrChange w:id="477"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78" w:author="y 19" w:date="2026-07-21T16:46:00Z" w16du:dateUtc="2026-07-21T08:46:00Z">
            <w:rPr>
              <w:rFonts w:hint="eastAsia"/>
              <w:lang w:eastAsia="zh-CN"/>
            </w:rPr>
          </w:rPrChange>
        </w:rPr>
        <w:t>详实记录选手考核过程，及时提出意见建议。</w:t>
      </w:r>
    </w:p>
    <w:p w14:paraId="64B71B92" w14:textId="77777777" w:rsidR="00E438C6" w:rsidRPr="001505CC" w:rsidRDefault="00000000">
      <w:pPr>
        <w:ind w:firstLine="560"/>
        <w:rPr>
          <w:rFonts w:cs="Times New Roman"/>
          <w:color w:val="auto"/>
          <w:kern w:val="2"/>
          <w:sz w:val="28"/>
          <w:szCs w:val="24"/>
          <w:lang w:eastAsia="zh-CN"/>
          <w:rPrChange w:id="479" w:author="y 19" w:date="2026-07-21T16:46:00Z" w16du:dateUtc="2026-07-21T08:46:00Z">
            <w:rPr>
              <w:lang w:eastAsia="zh-CN"/>
            </w:rPr>
          </w:rPrChange>
        </w:rPr>
      </w:pPr>
      <w:r w:rsidRPr="001505CC">
        <w:rPr>
          <w:rFonts w:cs="Times New Roman" w:hint="eastAsia"/>
          <w:color w:val="auto"/>
          <w:kern w:val="2"/>
          <w:sz w:val="28"/>
          <w:szCs w:val="24"/>
          <w:lang w:eastAsia="zh-CN"/>
          <w:rPrChange w:id="480"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81" w:author="y 19" w:date="2026-07-21T16:46:00Z" w16du:dateUtc="2026-07-21T08:46:00Z">
            <w:rPr>
              <w:rFonts w:hint="eastAsia"/>
              <w:lang w:eastAsia="zh-CN"/>
            </w:rPr>
          </w:rPrChange>
        </w:rPr>
        <w:t>遵照执行考核回避、保密等规则及议定事项。</w:t>
      </w:r>
    </w:p>
    <w:p w14:paraId="5FA9AEBE" w14:textId="77777777" w:rsidR="00E438C6" w:rsidRPr="001505CC" w:rsidRDefault="00000000">
      <w:pPr>
        <w:ind w:firstLine="560"/>
        <w:rPr>
          <w:rFonts w:cs="Times New Roman"/>
          <w:color w:val="auto"/>
          <w:kern w:val="2"/>
          <w:sz w:val="28"/>
          <w:szCs w:val="24"/>
          <w:lang w:eastAsia="zh-CN"/>
          <w:rPrChange w:id="482" w:author="y 19" w:date="2026-07-21T16:46:00Z" w16du:dateUtc="2026-07-21T08:46:00Z">
            <w:rPr>
              <w:lang w:eastAsia="zh-CN"/>
            </w:rPr>
          </w:rPrChange>
        </w:rPr>
      </w:pPr>
      <w:r w:rsidRPr="001505CC">
        <w:rPr>
          <w:rFonts w:cs="Times New Roman" w:hint="eastAsia"/>
          <w:color w:val="auto"/>
          <w:kern w:val="2"/>
          <w:sz w:val="28"/>
          <w:szCs w:val="24"/>
          <w:lang w:eastAsia="zh-CN"/>
          <w:rPrChange w:id="483" w:author="y 19" w:date="2026-07-21T16:46:00Z" w16du:dateUtc="2026-07-21T08:46:00Z">
            <w:rPr>
              <w:rFonts w:hint="eastAsia"/>
              <w:lang w:eastAsia="zh-CN"/>
            </w:rPr>
          </w:rPrChange>
        </w:rPr>
        <w:lastRenderedPageBreak/>
        <w:t>[REDACTED_IP]</w:t>
      </w:r>
      <w:r w:rsidRPr="001505CC">
        <w:rPr>
          <w:rFonts w:cs="Times New Roman" w:hint="eastAsia"/>
          <w:color w:val="auto"/>
          <w:kern w:val="2"/>
          <w:sz w:val="28"/>
          <w:szCs w:val="24"/>
          <w:lang w:eastAsia="zh-CN"/>
          <w:rPrChange w:id="484" w:author="y 19" w:date="2026-07-21T16:46:00Z" w16du:dateUtc="2026-07-21T08:46:00Z">
            <w:rPr>
              <w:rFonts w:hint="eastAsia"/>
              <w:lang w:eastAsia="zh-CN"/>
            </w:rPr>
          </w:rPrChange>
        </w:rPr>
        <w:t>接受裁判长和监督仲裁组的抽查和监督。</w:t>
      </w:r>
    </w:p>
    <w:p w14:paraId="0BA18EC9" w14:textId="77777777" w:rsidR="00E438C6" w:rsidRPr="001505CC" w:rsidRDefault="00000000">
      <w:pPr>
        <w:pStyle w:val="21"/>
        <w:spacing w:before="120" w:after="120"/>
        <w:rPr>
          <w:rFonts w:cs="Times New Roman"/>
          <w:b w:val="0"/>
          <w:bCs w:val="0"/>
          <w:color w:val="auto"/>
          <w:kern w:val="2"/>
          <w:sz w:val="28"/>
          <w:szCs w:val="24"/>
          <w:lang w:eastAsia="zh-CN"/>
          <w:rPrChange w:id="485" w:author="y 19" w:date="2026-07-21T16:46:00Z" w16du:dateUtc="2026-07-21T08:46:00Z">
            <w:rPr>
              <w:lang w:eastAsia="zh-CN"/>
            </w:rPr>
          </w:rPrChange>
        </w:rPr>
      </w:pPr>
      <w:bookmarkStart w:id="486" w:name="_Toc3799179"/>
      <w:bookmarkStart w:id="487" w:name="_Toc14538"/>
      <w:r w:rsidRPr="001505CC">
        <w:rPr>
          <w:rFonts w:cs="Times New Roman"/>
          <w:b w:val="0"/>
          <w:bCs w:val="0"/>
          <w:color w:val="auto"/>
          <w:kern w:val="2"/>
          <w:sz w:val="28"/>
          <w:szCs w:val="24"/>
          <w:lang w:eastAsia="zh-CN"/>
          <w:rPrChange w:id="488" w:author="y 19" w:date="2026-07-21T16:46:00Z" w16du:dateUtc="2026-07-21T08:46:00Z">
            <w:rPr>
              <w:lang w:eastAsia="zh-CN"/>
            </w:rPr>
          </w:rPrChange>
        </w:rPr>
        <w:t>4.5.</w:t>
      </w:r>
      <w:proofErr w:type="gramStart"/>
      <w:r w:rsidRPr="001505CC">
        <w:rPr>
          <w:rFonts w:cs="Times New Roman"/>
          <w:b w:val="0"/>
          <w:bCs w:val="0"/>
          <w:color w:val="auto"/>
          <w:kern w:val="2"/>
          <w:sz w:val="28"/>
          <w:szCs w:val="24"/>
          <w:lang w:eastAsia="zh-CN"/>
          <w:rPrChange w:id="489" w:author="y 19" w:date="2026-07-21T16:46:00Z" w16du:dateUtc="2026-07-21T08:46:00Z">
            <w:rPr>
              <w:lang w:eastAsia="zh-CN"/>
            </w:rPr>
          </w:rPrChange>
        </w:rPr>
        <w:t xml:space="preserve">5 </w:t>
      </w:r>
      <w:r w:rsidRPr="001505CC">
        <w:rPr>
          <w:rFonts w:cs="Times New Roman"/>
          <w:b w:val="0"/>
          <w:bCs w:val="0"/>
          <w:color w:val="auto"/>
          <w:kern w:val="2"/>
          <w:sz w:val="28"/>
          <w:szCs w:val="24"/>
          <w:lang w:eastAsia="zh-CN"/>
          <w:rPrChange w:id="490" w:author="y 19" w:date="2026-07-21T16:46:00Z" w16du:dateUtc="2026-07-21T08:46:00Z">
            <w:rPr>
              <w:lang w:eastAsia="zh-CN"/>
            </w:rPr>
          </w:rPrChange>
        </w:rPr>
        <w:t>裁判</w:t>
      </w:r>
      <w:proofErr w:type="gramEnd"/>
      <w:r w:rsidRPr="001505CC">
        <w:rPr>
          <w:rFonts w:cs="Times New Roman"/>
          <w:b w:val="0"/>
          <w:bCs w:val="0"/>
          <w:color w:val="auto"/>
          <w:kern w:val="2"/>
          <w:sz w:val="28"/>
          <w:szCs w:val="24"/>
          <w:lang w:eastAsia="zh-CN"/>
          <w:rPrChange w:id="491" w:author="y 19" w:date="2026-07-21T16:46:00Z" w16du:dateUtc="2026-07-21T08:46:00Z">
            <w:rPr>
              <w:lang w:eastAsia="zh-CN"/>
            </w:rPr>
          </w:rPrChange>
        </w:rPr>
        <w:t>评判工作及纪律要求</w:t>
      </w:r>
      <w:bookmarkEnd w:id="462"/>
      <w:bookmarkEnd w:id="463"/>
      <w:bookmarkEnd w:id="464"/>
      <w:bookmarkEnd w:id="486"/>
      <w:bookmarkEnd w:id="487"/>
    </w:p>
    <w:p w14:paraId="4FEF6DBD" w14:textId="77777777" w:rsidR="00E438C6" w:rsidRPr="001505CC" w:rsidRDefault="00000000">
      <w:pPr>
        <w:ind w:firstLine="560"/>
        <w:rPr>
          <w:rFonts w:cs="Times New Roman"/>
          <w:color w:val="auto"/>
          <w:kern w:val="2"/>
          <w:sz w:val="28"/>
          <w:szCs w:val="24"/>
          <w:lang w:eastAsia="zh-CN"/>
          <w:rPrChange w:id="492" w:author="y 19" w:date="2026-07-21T16:46:00Z" w16du:dateUtc="2026-07-21T08:46:00Z">
            <w:rPr>
              <w:lang w:eastAsia="zh-CN"/>
            </w:rPr>
          </w:rPrChange>
        </w:rPr>
      </w:pPr>
      <w:bookmarkStart w:id="493" w:name="_Toc272881330"/>
      <w:bookmarkStart w:id="494" w:name="_Toc1898461886"/>
      <w:bookmarkStart w:id="495" w:name="_Toc996269320"/>
      <w:r w:rsidRPr="001505CC">
        <w:rPr>
          <w:rFonts w:cs="Times New Roman" w:hint="eastAsia"/>
          <w:color w:val="auto"/>
          <w:kern w:val="2"/>
          <w:sz w:val="28"/>
          <w:szCs w:val="24"/>
          <w:lang w:eastAsia="zh-CN"/>
          <w:rPrChange w:id="496"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497" w:author="y 19" w:date="2026-07-21T16:46:00Z" w16du:dateUtc="2026-07-21T08:46:00Z">
            <w:rPr>
              <w:rFonts w:hint="eastAsia"/>
              <w:lang w:eastAsia="zh-CN"/>
            </w:rPr>
          </w:rPrChange>
        </w:rPr>
        <w:t>裁判员出入赛场要佩戴胸牌，衣着整齐，举止大方，不大声喧哗，听从指挥，按照裁判长统一安排分组开展工作。</w:t>
      </w:r>
      <w:r w:rsidRPr="001505CC">
        <w:rPr>
          <w:rFonts w:cs="Times New Roman" w:hint="eastAsia"/>
          <w:color w:val="auto"/>
          <w:kern w:val="2"/>
          <w:sz w:val="28"/>
          <w:szCs w:val="24"/>
          <w:lang w:eastAsia="zh-CN"/>
          <w:rPrChange w:id="498" w:author="y 19" w:date="2026-07-21T16:46:00Z" w16du:dateUtc="2026-07-21T08:46:00Z">
            <w:rPr>
              <w:rFonts w:hint="eastAsia"/>
              <w:lang w:eastAsia="zh-CN"/>
            </w:rPr>
          </w:rPrChange>
        </w:rPr>
        <w:t xml:space="preserve"> </w:t>
      </w:r>
    </w:p>
    <w:p w14:paraId="2F51D8C2" w14:textId="77777777" w:rsidR="00E438C6" w:rsidRPr="001505CC" w:rsidRDefault="00000000">
      <w:pPr>
        <w:ind w:firstLine="560"/>
        <w:rPr>
          <w:rFonts w:cs="Times New Roman"/>
          <w:color w:val="auto"/>
          <w:kern w:val="2"/>
          <w:sz w:val="28"/>
          <w:szCs w:val="24"/>
          <w:lang w:eastAsia="zh-CN"/>
          <w:rPrChange w:id="499" w:author="y 19" w:date="2026-07-21T16:46:00Z" w16du:dateUtc="2026-07-21T08:46:00Z">
            <w:rPr>
              <w:lang w:eastAsia="zh-CN"/>
            </w:rPr>
          </w:rPrChange>
        </w:rPr>
      </w:pPr>
      <w:r w:rsidRPr="001505CC">
        <w:rPr>
          <w:rFonts w:cs="Times New Roman" w:hint="eastAsia"/>
          <w:color w:val="auto"/>
          <w:kern w:val="2"/>
          <w:sz w:val="28"/>
          <w:szCs w:val="24"/>
          <w:lang w:eastAsia="zh-CN"/>
          <w:rPrChange w:id="500"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501" w:author="y 19" w:date="2026-07-21T16:46:00Z" w16du:dateUtc="2026-07-21T08:46:00Z">
            <w:rPr>
              <w:rFonts w:hint="eastAsia"/>
              <w:lang w:eastAsia="zh-CN"/>
            </w:rPr>
          </w:rPrChange>
        </w:rPr>
        <w:t>裁判员要严格遵守保密规定，正式比赛期间，不允许携带通信设备、智能设备、存储设备，比赛期间，不允许泄露</w:t>
      </w:r>
      <w:proofErr w:type="gramStart"/>
      <w:r w:rsidRPr="001505CC">
        <w:rPr>
          <w:rFonts w:cs="Times New Roman" w:hint="eastAsia"/>
          <w:color w:val="auto"/>
          <w:kern w:val="2"/>
          <w:sz w:val="28"/>
          <w:szCs w:val="24"/>
          <w:lang w:eastAsia="zh-CN"/>
          <w:rPrChange w:id="502" w:author="y 19" w:date="2026-07-21T16:46:00Z" w16du:dateUtc="2026-07-21T08:46:00Z">
            <w:rPr>
              <w:rFonts w:hint="eastAsia"/>
              <w:lang w:eastAsia="zh-CN"/>
            </w:rPr>
          </w:rPrChange>
        </w:rPr>
        <w:t>任</w:t>
      </w:r>
      <w:r w:rsidRPr="001505CC">
        <w:rPr>
          <w:rFonts w:cs="Times New Roman" w:hint="eastAsia"/>
          <w:color w:val="auto"/>
          <w:kern w:val="2"/>
          <w:sz w:val="28"/>
          <w:szCs w:val="24"/>
          <w:lang w:eastAsia="zh-CN"/>
          <w:rPrChange w:id="503" w:author="y 19" w:date="2026-07-21T16:46:00Z" w16du:dateUtc="2026-07-21T08:46:00Z">
            <w:rPr>
              <w:rFonts w:hint="eastAsia"/>
              <w:lang w:eastAsia="zh-CN"/>
            </w:rPr>
          </w:rPrChange>
        </w:rPr>
        <w:t xml:space="preserve"> </w:t>
      </w:r>
      <w:r w:rsidRPr="001505CC">
        <w:rPr>
          <w:rFonts w:cs="Times New Roman" w:hint="eastAsia"/>
          <w:color w:val="auto"/>
          <w:kern w:val="2"/>
          <w:sz w:val="28"/>
          <w:szCs w:val="24"/>
          <w:lang w:eastAsia="zh-CN"/>
          <w:rPrChange w:id="504" w:author="y 19" w:date="2026-07-21T16:46:00Z" w16du:dateUtc="2026-07-21T08:46:00Z">
            <w:rPr>
              <w:rFonts w:hint="eastAsia"/>
              <w:lang w:eastAsia="zh-CN"/>
            </w:rPr>
          </w:rPrChange>
        </w:rPr>
        <w:t>何</w:t>
      </w:r>
      <w:proofErr w:type="gramEnd"/>
      <w:r w:rsidRPr="001505CC">
        <w:rPr>
          <w:rFonts w:cs="Times New Roman" w:hint="eastAsia"/>
          <w:color w:val="auto"/>
          <w:kern w:val="2"/>
          <w:sz w:val="28"/>
          <w:szCs w:val="24"/>
          <w:lang w:eastAsia="zh-CN"/>
          <w:rPrChange w:id="505" w:author="y 19" w:date="2026-07-21T16:46:00Z" w16du:dateUtc="2026-07-21T08:46:00Z">
            <w:rPr>
              <w:rFonts w:hint="eastAsia"/>
              <w:lang w:eastAsia="zh-CN"/>
            </w:rPr>
          </w:rPrChange>
        </w:rPr>
        <w:t>比赛信息，不允许单独离开赛场或单独与场外人员交流沟通。</w:t>
      </w:r>
    </w:p>
    <w:p w14:paraId="71F54FEF" w14:textId="77777777" w:rsidR="00E438C6" w:rsidRPr="001505CC" w:rsidRDefault="00000000">
      <w:pPr>
        <w:ind w:firstLine="560"/>
        <w:rPr>
          <w:rFonts w:cs="Times New Roman"/>
          <w:color w:val="auto"/>
          <w:kern w:val="2"/>
          <w:sz w:val="28"/>
          <w:szCs w:val="24"/>
          <w:lang w:eastAsia="zh-CN"/>
          <w:rPrChange w:id="506" w:author="y 19" w:date="2026-07-21T16:46:00Z" w16du:dateUtc="2026-07-21T08:46:00Z">
            <w:rPr>
              <w:lang w:eastAsia="zh-CN"/>
            </w:rPr>
          </w:rPrChange>
        </w:rPr>
      </w:pPr>
      <w:r w:rsidRPr="001505CC">
        <w:rPr>
          <w:rFonts w:cs="Times New Roman" w:hint="eastAsia"/>
          <w:color w:val="auto"/>
          <w:kern w:val="2"/>
          <w:sz w:val="28"/>
          <w:szCs w:val="24"/>
          <w:lang w:eastAsia="zh-CN"/>
          <w:rPrChange w:id="507"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508" w:author="y 19" w:date="2026-07-21T16:46:00Z" w16du:dateUtc="2026-07-21T08:46:00Z">
            <w:rPr>
              <w:rFonts w:hint="eastAsia"/>
              <w:lang w:eastAsia="zh-CN"/>
            </w:rPr>
          </w:rPrChange>
        </w:rPr>
        <w:t>裁判过程中实行回避政策，各代表队推荐的裁判员不参与本代表队选手和本地区代表队选手的执裁、测量、评分等工作，不得与本代表队选手和本地区代表队选手现场交流、指导。</w:t>
      </w:r>
    </w:p>
    <w:p w14:paraId="6B086C46" w14:textId="77777777" w:rsidR="00E438C6" w:rsidRPr="001505CC" w:rsidRDefault="00000000">
      <w:pPr>
        <w:ind w:firstLine="560"/>
        <w:rPr>
          <w:rFonts w:cs="Times New Roman"/>
          <w:color w:val="auto"/>
          <w:kern w:val="2"/>
          <w:sz w:val="28"/>
          <w:szCs w:val="24"/>
          <w:lang w:eastAsia="zh-CN"/>
          <w:rPrChange w:id="509" w:author="y 19" w:date="2026-07-21T16:46:00Z" w16du:dateUtc="2026-07-21T08:46:00Z">
            <w:rPr>
              <w:lang w:eastAsia="zh-CN"/>
            </w:rPr>
          </w:rPrChange>
        </w:rPr>
      </w:pPr>
      <w:r w:rsidRPr="001505CC">
        <w:rPr>
          <w:rFonts w:cs="Times New Roman" w:hint="eastAsia"/>
          <w:color w:val="auto"/>
          <w:kern w:val="2"/>
          <w:sz w:val="28"/>
          <w:szCs w:val="24"/>
          <w:lang w:eastAsia="zh-CN"/>
          <w:rPrChange w:id="510"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511" w:author="y 19" w:date="2026-07-21T16:46:00Z" w16du:dateUtc="2026-07-21T08:46:00Z">
            <w:rPr>
              <w:rFonts w:hint="eastAsia"/>
              <w:lang w:eastAsia="zh-CN"/>
            </w:rPr>
          </w:rPrChange>
        </w:rPr>
        <w:t>各项目裁判组在选手报到、检录阶段，要按照本项目比赛细则要求，对选手携带的工具等进行严格检查，避免选手违规携带物品进入赛场对比赛成绩造成影响。</w:t>
      </w:r>
    </w:p>
    <w:p w14:paraId="3D2E9B5D" w14:textId="77777777" w:rsidR="00E438C6" w:rsidRPr="001505CC" w:rsidRDefault="00000000">
      <w:pPr>
        <w:ind w:firstLine="560"/>
        <w:rPr>
          <w:rFonts w:cs="Times New Roman"/>
          <w:color w:val="auto"/>
          <w:kern w:val="2"/>
          <w:sz w:val="28"/>
          <w:szCs w:val="24"/>
          <w:lang w:eastAsia="zh-CN"/>
          <w:rPrChange w:id="512" w:author="y 19" w:date="2026-07-21T16:46:00Z" w16du:dateUtc="2026-07-21T08:46:00Z">
            <w:rPr>
              <w:lang w:eastAsia="zh-CN"/>
            </w:rPr>
          </w:rPrChange>
        </w:rPr>
      </w:pPr>
      <w:r w:rsidRPr="001505CC">
        <w:rPr>
          <w:rFonts w:cs="Times New Roman" w:hint="eastAsia"/>
          <w:color w:val="auto"/>
          <w:kern w:val="2"/>
          <w:sz w:val="28"/>
          <w:szCs w:val="24"/>
          <w:lang w:eastAsia="zh-CN"/>
          <w:rPrChange w:id="513" w:author="y 19" w:date="2026-07-21T16:46:00Z" w16du:dateUtc="2026-07-21T08:46:00Z">
            <w:rPr>
              <w:rFonts w:hint="eastAsia"/>
              <w:lang w:eastAsia="zh-CN"/>
            </w:rPr>
          </w:rPrChange>
        </w:rPr>
        <w:t>[REDACTED_IP]</w:t>
      </w:r>
      <w:r w:rsidRPr="001505CC">
        <w:rPr>
          <w:rFonts w:cs="Times New Roman" w:hint="eastAsia"/>
          <w:color w:val="auto"/>
          <w:kern w:val="2"/>
          <w:sz w:val="28"/>
          <w:szCs w:val="24"/>
          <w:lang w:eastAsia="zh-CN"/>
          <w:rPrChange w:id="514" w:author="y 19" w:date="2026-07-21T16:46:00Z" w16du:dateUtc="2026-07-21T08:46:00Z">
            <w:rPr>
              <w:rFonts w:hint="eastAsia"/>
              <w:lang w:eastAsia="zh-CN"/>
            </w:rPr>
          </w:rPrChange>
        </w:rPr>
        <w:t>执裁过程中，出现技术争议、测评争议等问题由裁判长负责解释并裁定。</w:t>
      </w:r>
    </w:p>
    <w:p w14:paraId="400B01D9" w14:textId="77777777" w:rsidR="00E438C6" w:rsidRPr="001505CC" w:rsidRDefault="00000000">
      <w:pPr>
        <w:ind w:firstLine="560"/>
        <w:rPr>
          <w:rFonts w:cs="Times New Roman"/>
          <w:color w:val="auto"/>
          <w:kern w:val="2"/>
          <w:sz w:val="28"/>
          <w:szCs w:val="24"/>
          <w:lang w:eastAsia="zh-CN"/>
          <w:rPrChange w:id="515" w:author="y 19" w:date="2026-07-21T16:46:00Z" w16du:dateUtc="2026-07-21T08:46:00Z">
            <w:rPr>
              <w:lang w:eastAsia="zh-CN"/>
            </w:rPr>
          </w:rPrChange>
        </w:rPr>
      </w:pPr>
      <w:bookmarkStart w:id="516" w:name="_Toc573876453"/>
      <w:r w:rsidRPr="001505CC">
        <w:rPr>
          <w:rFonts w:cs="Times New Roman"/>
          <w:color w:val="auto"/>
          <w:kern w:val="2"/>
          <w:sz w:val="28"/>
          <w:szCs w:val="24"/>
          <w:lang w:eastAsia="zh-CN"/>
          <w:rPrChange w:id="517" w:author="y 19" w:date="2026-07-21T16:46:00Z" w16du:dateUtc="2026-07-21T08:46:00Z">
            <w:rPr>
              <w:lang w:eastAsia="zh-CN"/>
            </w:rPr>
          </w:rPrChange>
        </w:rPr>
        <w:t>4.5.</w:t>
      </w:r>
      <w:proofErr w:type="gramStart"/>
      <w:r w:rsidRPr="001505CC">
        <w:rPr>
          <w:rFonts w:cs="Times New Roman"/>
          <w:color w:val="auto"/>
          <w:kern w:val="2"/>
          <w:sz w:val="28"/>
          <w:szCs w:val="24"/>
          <w:lang w:eastAsia="zh-CN"/>
          <w:rPrChange w:id="518" w:author="y 19" w:date="2026-07-21T16:46:00Z" w16du:dateUtc="2026-07-21T08:46:00Z">
            <w:rPr>
              <w:lang w:eastAsia="zh-CN"/>
            </w:rPr>
          </w:rPrChange>
        </w:rPr>
        <w:t xml:space="preserve">6 </w:t>
      </w:r>
      <w:r w:rsidRPr="001505CC">
        <w:rPr>
          <w:rFonts w:cs="Times New Roman"/>
          <w:color w:val="auto"/>
          <w:kern w:val="2"/>
          <w:sz w:val="28"/>
          <w:szCs w:val="24"/>
          <w:lang w:eastAsia="zh-CN"/>
          <w:rPrChange w:id="519" w:author="y 19" w:date="2026-07-21T16:46:00Z" w16du:dateUtc="2026-07-21T08:46:00Z">
            <w:rPr>
              <w:lang w:eastAsia="zh-CN"/>
            </w:rPr>
          </w:rPrChange>
        </w:rPr>
        <w:t>预期</w:t>
      </w:r>
      <w:proofErr w:type="gramEnd"/>
      <w:r w:rsidRPr="001505CC">
        <w:rPr>
          <w:rFonts w:cs="Times New Roman"/>
          <w:color w:val="auto"/>
          <w:kern w:val="2"/>
          <w:sz w:val="28"/>
          <w:szCs w:val="24"/>
          <w:lang w:eastAsia="zh-CN"/>
          <w:rPrChange w:id="520" w:author="y 19" w:date="2026-07-21T16:46:00Z" w16du:dateUtc="2026-07-21T08:46:00Z">
            <w:rPr>
              <w:lang w:eastAsia="zh-CN"/>
            </w:rPr>
          </w:rPrChange>
        </w:rPr>
        <w:t>分组与分工方案</w:t>
      </w:r>
      <w:bookmarkEnd w:id="493"/>
      <w:bookmarkEnd w:id="494"/>
      <w:bookmarkEnd w:id="495"/>
      <w:bookmarkEnd w:id="516"/>
    </w:p>
    <w:p w14:paraId="0152AB1E" w14:textId="77777777" w:rsidR="00E438C6" w:rsidRPr="001505CC" w:rsidRDefault="00000000">
      <w:pPr>
        <w:ind w:firstLine="560"/>
        <w:rPr>
          <w:rFonts w:cs="Times New Roman"/>
          <w:color w:val="auto"/>
          <w:kern w:val="2"/>
          <w:sz w:val="28"/>
          <w:szCs w:val="24"/>
          <w:lang w:eastAsia="zh-CN"/>
          <w:rPrChange w:id="521" w:author="y 19" w:date="2026-07-21T16:46:00Z" w16du:dateUtc="2026-07-21T08:46:00Z">
            <w:rPr>
              <w:lang w:eastAsia="zh-CN"/>
            </w:rPr>
          </w:rPrChange>
        </w:rPr>
      </w:pPr>
      <w:r w:rsidRPr="001505CC">
        <w:rPr>
          <w:rFonts w:cs="Times New Roman" w:hint="eastAsia"/>
          <w:color w:val="auto"/>
          <w:kern w:val="2"/>
          <w:sz w:val="28"/>
          <w:szCs w:val="24"/>
          <w:lang w:eastAsia="zh-CN"/>
          <w:rPrChange w:id="522" w:author="y 19" w:date="2026-07-21T16:46:00Z" w16du:dateUtc="2026-07-21T08:46:00Z">
            <w:rPr>
              <w:rFonts w:hint="eastAsia"/>
              <w:lang w:eastAsia="zh-CN"/>
            </w:rPr>
          </w:rPrChange>
        </w:rPr>
        <w:t>本项目的裁判必须严格按照执裁流程和裁判岗位内容完成执裁工作，包括相关竞赛技术性文件学习。在执裁过程中需要全程参加整个执裁和评分过程，执裁过程中的监督与问题处理等。</w:t>
      </w:r>
    </w:p>
    <w:p w14:paraId="5B7B43BC" w14:textId="77777777" w:rsidR="00E438C6" w:rsidRDefault="00000000">
      <w:pPr>
        <w:pStyle w:val="1"/>
        <w:spacing w:before="120" w:after="120"/>
        <w:rPr>
          <w:lang w:eastAsia="zh-CN"/>
        </w:rPr>
      </w:pPr>
      <w:bookmarkStart w:id="523" w:name="_Toc93942768"/>
      <w:bookmarkStart w:id="524" w:name="_Toc2928"/>
      <w:bookmarkStart w:id="525" w:name="_Toc1301572878"/>
      <w:bookmarkStart w:id="526" w:name="_Toc1151426489"/>
      <w:bookmarkStart w:id="527" w:name="_Toc171442897"/>
      <w:r>
        <w:rPr>
          <w:lang w:eastAsia="zh-CN"/>
        </w:rPr>
        <w:t>5.</w:t>
      </w:r>
      <w:r>
        <w:rPr>
          <w:lang w:eastAsia="zh-CN"/>
        </w:rPr>
        <w:t>竞赛相关设施设备</w:t>
      </w:r>
      <w:bookmarkEnd w:id="523"/>
      <w:bookmarkEnd w:id="524"/>
      <w:bookmarkEnd w:id="525"/>
      <w:bookmarkEnd w:id="526"/>
      <w:bookmarkEnd w:id="527"/>
    </w:p>
    <w:p w14:paraId="22E27916" w14:textId="77777777" w:rsidR="00E438C6" w:rsidRDefault="00000000">
      <w:pPr>
        <w:pStyle w:val="21"/>
        <w:spacing w:before="120" w:after="120"/>
        <w:rPr>
          <w:lang w:eastAsia="zh-CN"/>
        </w:rPr>
      </w:pPr>
      <w:bookmarkStart w:id="528" w:name="_Toc328109583"/>
      <w:bookmarkStart w:id="529" w:name="_Toc1526654408"/>
      <w:bookmarkStart w:id="530" w:name="_Toc31582"/>
      <w:bookmarkStart w:id="531" w:name="_Toc2142474154"/>
      <w:bookmarkStart w:id="532" w:name="_Toc421773803"/>
      <w:proofErr w:type="gramStart"/>
      <w:r>
        <w:rPr>
          <w:lang w:eastAsia="zh-CN"/>
        </w:rPr>
        <w:t xml:space="preserve">5.1 </w:t>
      </w:r>
      <w:r>
        <w:rPr>
          <w:lang w:eastAsia="zh-CN"/>
        </w:rPr>
        <w:t>场地</w:t>
      </w:r>
      <w:proofErr w:type="gramEnd"/>
      <w:r>
        <w:rPr>
          <w:lang w:eastAsia="zh-CN"/>
        </w:rPr>
        <w:t>设备</w:t>
      </w:r>
      <w:bookmarkEnd w:id="528"/>
      <w:bookmarkEnd w:id="529"/>
      <w:bookmarkEnd w:id="530"/>
      <w:bookmarkEnd w:id="531"/>
      <w:bookmarkEnd w:id="532"/>
    </w:p>
    <w:p w14:paraId="654C149C" w14:textId="77777777" w:rsidR="00E438C6" w:rsidRDefault="00000000">
      <w:pPr>
        <w:ind w:firstLine="640"/>
        <w:rPr>
          <w:lang w:eastAsia="zh-CN"/>
        </w:rPr>
      </w:pPr>
      <w:r>
        <w:rPr>
          <w:lang w:eastAsia="zh-CN"/>
        </w:rPr>
        <w:t>每人配备以下场地设备：</w:t>
      </w:r>
    </w:p>
    <w:tbl>
      <w:tblPr>
        <w:tblStyle w:val="af5"/>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861"/>
        <w:gridCol w:w="1825"/>
        <w:gridCol w:w="4062"/>
        <w:gridCol w:w="690"/>
        <w:gridCol w:w="874"/>
      </w:tblGrid>
      <w:tr w:rsidR="00E438C6" w14:paraId="1943D41F" w14:textId="77777777">
        <w:trPr>
          <w:jc w:val="center"/>
        </w:trPr>
        <w:tc>
          <w:tcPr>
            <w:tcW w:w="879" w:type="dxa"/>
            <w:vAlign w:val="center"/>
          </w:tcPr>
          <w:p w14:paraId="32BF99C9"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序号</w:t>
            </w:r>
          </w:p>
        </w:tc>
        <w:tc>
          <w:tcPr>
            <w:tcW w:w="1876" w:type="dxa"/>
            <w:vAlign w:val="center"/>
          </w:tcPr>
          <w:p w14:paraId="7B7B8A2F"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设备</w:t>
            </w:r>
            <w:r>
              <w:rPr>
                <w:rFonts w:cs="Times New Roman" w:hint="eastAsia"/>
                <w:b/>
                <w:bCs/>
                <w:kern w:val="2"/>
                <w:sz w:val="24"/>
                <w:szCs w:val="24"/>
                <w:lang w:eastAsia="zh-CN"/>
              </w:rPr>
              <w:t>/</w:t>
            </w:r>
            <w:r>
              <w:rPr>
                <w:rFonts w:cs="Times New Roman" w:hint="eastAsia"/>
                <w:b/>
                <w:bCs/>
                <w:kern w:val="2"/>
                <w:sz w:val="24"/>
                <w:szCs w:val="24"/>
                <w:lang w:eastAsia="zh-CN"/>
              </w:rPr>
              <w:t>设施名称</w:t>
            </w:r>
          </w:p>
        </w:tc>
        <w:tc>
          <w:tcPr>
            <w:tcW w:w="4179" w:type="dxa"/>
            <w:vAlign w:val="center"/>
          </w:tcPr>
          <w:p w14:paraId="4D7128EE"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规格（建议）</w:t>
            </w:r>
          </w:p>
        </w:tc>
        <w:tc>
          <w:tcPr>
            <w:tcW w:w="701" w:type="dxa"/>
            <w:vAlign w:val="center"/>
          </w:tcPr>
          <w:p w14:paraId="093C160B"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单位</w:t>
            </w:r>
          </w:p>
        </w:tc>
        <w:tc>
          <w:tcPr>
            <w:tcW w:w="893" w:type="dxa"/>
            <w:vAlign w:val="center"/>
          </w:tcPr>
          <w:p w14:paraId="612666D5"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数量</w:t>
            </w:r>
          </w:p>
        </w:tc>
      </w:tr>
      <w:tr w:rsidR="00E438C6" w14:paraId="60212A91" w14:textId="77777777">
        <w:trPr>
          <w:jc w:val="center"/>
        </w:trPr>
        <w:tc>
          <w:tcPr>
            <w:tcW w:w="879" w:type="dxa"/>
            <w:vAlign w:val="center"/>
          </w:tcPr>
          <w:p w14:paraId="5A2D5B7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c>
          <w:tcPr>
            <w:tcW w:w="1876" w:type="dxa"/>
            <w:vAlign w:val="center"/>
          </w:tcPr>
          <w:p w14:paraId="191AB28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计算机工作站</w:t>
            </w:r>
          </w:p>
        </w:tc>
        <w:tc>
          <w:tcPr>
            <w:tcW w:w="4179" w:type="dxa"/>
            <w:vAlign w:val="center"/>
          </w:tcPr>
          <w:p w14:paraId="303FDE2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i5</w:t>
            </w:r>
            <w:r>
              <w:rPr>
                <w:rFonts w:cs="Times New Roman" w:hint="eastAsia"/>
                <w:kern w:val="2"/>
                <w:sz w:val="24"/>
                <w:szCs w:val="24"/>
                <w:lang w:eastAsia="zh-CN"/>
              </w:rPr>
              <w:t>以上</w:t>
            </w:r>
            <w:r>
              <w:rPr>
                <w:rFonts w:cs="Times New Roman" w:hint="eastAsia"/>
                <w:kern w:val="2"/>
                <w:sz w:val="24"/>
                <w:szCs w:val="24"/>
                <w:lang w:eastAsia="zh-CN"/>
              </w:rPr>
              <w:t>/16GB/500G</w:t>
            </w:r>
            <w:r>
              <w:rPr>
                <w:rFonts w:cs="Times New Roman" w:hint="eastAsia"/>
                <w:kern w:val="2"/>
                <w:sz w:val="24"/>
                <w:szCs w:val="24"/>
                <w:lang w:eastAsia="zh-CN"/>
              </w:rPr>
              <w:t>硬盘</w:t>
            </w:r>
            <w:r>
              <w:rPr>
                <w:rFonts w:cs="Times New Roman" w:hint="eastAsia"/>
                <w:kern w:val="2"/>
                <w:sz w:val="24"/>
                <w:szCs w:val="24"/>
                <w:lang w:eastAsia="zh-CN"/>
              </w:rPr>
              <w:t>/1920*1080</w:t>
            </w:r>
            <w:r>
              <w:rPr>
                <w:rFonts w:cs="Times New Roman" w:hint="eastAsia"/>
                <w:kern w:val="2"/>
                <w:sz w:val="24"/>
                <w:szCs w:val="24"/>
                <w:lang w:eastAsia="zh-CN"/>
              </w:rPr>
              <w:t>分配率显示器</w:t>
            </w:r>
          </w:p>
        </w:tc>
        <w:tc>
          <w:tcPr>
            <w:tcW w:w="701" w:type="dxa"/>
            <w:vAlign w:val="center"/>
          </w:tcPr>
          <w:p w14:paraId="1D395FD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台</w:t>
            </w:r>
          </w:p>
        </w:tc>
        <w:tc>
          <w:tcPr>
            <w:tcW w:w="893" w:type="dxa"/>
            <w:vAlign w:val="center"/>
          </w:tcPr>
          <w:p w14:paraId="3D1EC2B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人</w:t>
            </w:r>
          </w:p>
        </w:tc>
      </w:tr>
      <w:tr w:rsidR="00E438C6" w14:paraId="3224DB38" w14:textId="77777777">
        <w:trPr>
          <w:jc w:val="center"/>
        </w:trPr>
        <w:tc>
          <w:tcPr>
            <w:tcW w:w="879" w:type="dxa"/>
            <w:vAlign w:val="center"/>
          </w:tcPr>
          <w:p w14:paraId="736AE41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w:t>
            </w:r>
          </w:p>
        </w:tc>
        <w:tc>
          <w:tcPr>
            <w:tcW w:w="1876" w:type="dxa"/>
            <w:vAlign w:val="center"/>
          </w:tcPr>
          <w:p w14:paraId="66BCA037"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服务器</w:t>
            </w:r>
          </w:p>
        </w:tc>
        <w:tc>
          <w:tcPr>
            <w:tcW w:w="4179" w:type="dxa"/>
            <w:vAlign w:val="center"/>
          </w:tcPr>
          <w:p w14:paraId="6D5B4CCC" w14:textId="77777777" w:rsidR="00E438C6" w:rsidRDefault="00000000">
            <w:pPr>
              <w:widowControl w:val="0"/>
              <w:spacing w:line="240" w:lineRule="auto"/>
              <w:ind w:firstLineChars="0" w:firstLine="0"/>
              <w:jc w:val="center"/>
              <w:rPr>
                <w:rFonts w:cs="Times New Roman"/>
                <w:kern w:val="2"/>
                <w:sz w:val="24"/>
                <w:szCs w:val="24"/>
                <w:lang w:eastAsia="zh-CN"/>
              </w:rPr>
            </w:pPr>
            <w:r>
              <w:rPr>
                <w:rFonts w:cs="Times New Roman" w:hint="eastAsia"/>
                <w:kern w:val="2"/>
                <w:sz w:val="24"/>
                <w:szCs w:val="24"/>
                <w:lang w:eastAsia="zh-CN"/>
              </w:rPr>
              <w:t>E5</w:t>
            </w:r>
            <w:r>
              <w:rPr>
                <w:rFonts w:cs="Times New Roman" w:hint="eastAsia"/>
                <w:kern w:val="2"/>
                <w:sz w:val="24"/>
                <w:szCs w:val="24"/>
                <w:lang w:eastAsia="zh-CN"/>
              </w:rPr>
              <w:t>及以上处理器（支持</w:t>
            </w:r>
            <w:proofErr w:type="gramStart"/>
            <w:r>
              <w:rPr>
                <w:rFonts w:cs="Times New Roman" w:hint="eastAsia"/>
                <w:kern w:val="2"/>
                <w:sz w:val="24"/>
                <w:szCs w:val="24"/>
                <w:lang w:eastAsia="zh-CN"/>
              </w:rPr>
              <w:t>(T)</w:t>
            </w:r>
            <w:proofErr w:type="gramEnd"/>
            <w:r>
              <w:rPr>
                <w:rFonts w:cs="Times New Roman" w:hint="eastAsia"/>
                <w:kern w:val="2"/>
                <w:sz w:val="24"/>
                <w:szCs w:val="24"/>
                <w:lang w:eastAsia="zh-CN"/>
              </w:rPr>
              <w:t>，</w:t>
            </w:r>
            <w:r>
              <w:rPr>
                <w:rFonts w:cs="Times New Roman" w:hint="eastAsia"/>
                <w:kern w:val="2"/>
                <w:sz w:val="24"/>
                <w:szCs w:val="24"/>
                <w:lang w:eastAsia="zh-CN"/>
              </w:rPr>
              <w:t>8G</w:t>
            </w:r>
            <w:r>
              <w:rPr>
                <w:rFonts w:cs="Times New Roman" w:hint="eastAsia"/>
                <w:kern w:val="2"/>
                <w:sz w:val="24"/>
                <w:szCs w:val="24"/>
                <w:lang w:eastAsia="zh-CN"/>
              </w:rPr>
              <w:t>及以上内存，</w:t>
            </w:r>
            <w:r>
              <w:rPr>
                <w:rFonts w:cs="Times New Roman" w:hint="eastAsia"/>
                <w:kern w:val="2"/>
                <w:sz w:val="24"/>
                <w:szCs w:val="24"/>
                <w:lang w:eastAsia="zh-CN"/>
              </w:rPr>
              <w:t>500G</w:t>
            </w:r>
            <w:r>
              <w:rPr>
                <w:rFonts w:cs="Times New Roman" w:hint="eastAsia"/>
                <w:kern w:val="2"/>
                <w:sz w:val="24"/>
                <w:szCs w:val="24"/>
                <w:lang w:eastAsia="zh-CN"/>
              </w:rPr>
              <w:t>及以上硬盘，显示器分辨率</w:t>
            </w:r>
            <w:r>
              <w:rPr>
                <w:rFonts w:cs="Times New Roman" w:hint="eastAsia"/>
                <w:kern w:val="2"/>
                <w:sz w:val="24"/>
                <w:szCs w:val="24"/>
                <w:lang w:eastAsia="zh-CN"/>
              </w:rPr>
              <w:t>1920*1024</w:t>
            </w:r>
            <w:r>
              <w:rPr>
                <w:rFonts w:cs="Times New Roman" w:hint="eastAsia"/>
                <w:kern w:val="2"/>
                <w:sz w:val="24"/>
                <w:szCs w:val="24"/>
                <w:lang w:eastAsia="zh-CN"/>
              </w:rPr>
              <w:t>及以上，百兆网络接口，</w:t>
            </w:r>
            <w:r>
              <w:rPr>
                <w:rFonts w:cs="Times New Roman" w:hint="eastAsia"/>
                <w:kern w:val="2"/>
                <w:sz w:val="24"/>
                <w:szCs w:val="24"/>
                <w:lang w:eastAsia="zh-CN"/>
              </w:rPr>
              <w:t>USB</w:t>
            </w:r>
            <w:r>
              <w:rPr>
                <w:rFonts w:cs="Times New Roman" w:hint="eastAsia"/>
                <w:kern w:val="2"/>
                <w:sz w:val="24"/>
                <w:szCs w:val="24"/>
                <w:lang w:eastAsia="zh-CN"/>
              </w:rPr>
              <w:t>接口。</w:t>
            </w:r>
            <w:r>
              <w:rPr>
                <w:rFonts w:cs="Times New Roman" w:hint="eastAsia"/>
                <w:kern w:val="2"/>
                <w:sz w:val="24"/>
                <w:szCs w:val="24"/>
                <w:lang w:eastAsia="zh-CN"/>
              </w:rPr>
              <w:t xml:space="preserve">Windows </w:t>
            </w:r>
            <w:r>
              <w:rPr>
                <w:rFonts w:cs="Times New Roman" w:hint="eastAsia"/>
                <w:kern w:val="2"/>
                <w:sz w:val="24"/>
                <w:szCs w:val="24"/>
                <w:lang w:eastAsia="zh-CN"/>
              </w:rPr>
              <w:lastRenderedPageBreak/>
              <w:t>server64</w:t>
            </w:r>
            <w:r>
              <w:rPr>
                <w:rFonts w:cs="Times New Roman" w:hint="eastAsia"/>
                <w:kern w:val="2"/>
                <w:sz w:val="24"/>
                <w:szCs w:val="24"/>
                <w:lang w:eastAsia="zh-CN"/>
              </w:rPr>
              <w:t>位）或更新版本操作系统。理论测试服务端。</w:t>
            </w:r>
          </w:p>
        </w:tc>
        <w:tc>
          <w:tcPr>
            <w:tcW w:w="701" w:type="dxa"/>
            <w:vAlign w:val="center"/>
          </w:tcPr>
          <w:p w14:paraId="629E20B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lastRenderedPageBreak/>
              <w:t>台</w:t>
            </w:r>
          </w:p>
        </w:tc>
        <w:tc>
          <w:tcPr>
            <w:tcW w:w="893" w:type="dxa"/>
            <w:vAlign w:val="center"/>
          </w:tcPr>
          <w:p w14:paraId="675B3C4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场地</w:t>
            </w:r>
          </w:p>
        </w:tc>
      </w:tr>
      <w:tr w:rsidR="00E438C6" w14:paraId="10E004EC" w14:textId="77777777">
        <w:trPr>
          <w:jc w:val="center"/>
        </w:trPr>
        <w:tc>
          <w:tcPr>
            <w:tcW w:w="879" w:type="dxa"/>
            <w:vAlign w:val="center"/>
          </w:tcPr>
          <w:p w14:paraId="4AFAC23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w:t>
            </w:r>
          </w:p>
        </w:tc>
        <w:tc>
          <w:tcPr>
            <w:tcW w:w="1876" w:type="dxa"/>
            <w:vAlign w:val="center"/>
          </w:tcPr>
          <w:p w14:paraId="10FAA8A1" w14:textId="057AF41A"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印</w:t>
            </w:r>
            <w:ins w:id="533" w:author="y 19" w:date="2026-07-21T15:38:00Z" w16du:dateUtc="2026-07-21T07:38:00Z">
              <w:r w:rsidR="00085649">
                <w:rPr>
                  <w:rFonts w:cs="Times New Roman" w:hint="eastAsia"/>
                  <w:kern w:val="2"/>
                  <w:sz w:val="24"/>
                  <w:szCs w:val="24"/>
                  <w:lang w:eastAsia="zh-CN"/>
                </w:rPr>
                <w:t>制</w:t>
              </w:r>
            </w:ins>
            <w:del w:id="534" w:author="y 19" w:date="2026-07-21T15:38:00Z" w16du:dateUtc="2026-07-21T07:38:00Z">
              <w:r w:rsidDel="00085649">
                <w:rPr>
                  <w:rFonts w:cs="Times New Roman" w:hint="eastAsia"/>
                  <w:kern w:val="2"/>
                  <w:sz w:val="24"/>
                  <w:szCs w:val="24"/>
                  <w:lang w:eastAsia="zh-CN"/>
                </w:rPr>
                <w:delText>刷</w:delText>
              </w:r>
            </w:del>
            <w:r>
              <w:rPr>
                <w:rFonts w:cs="Times New Roman" w:hint="eastAsia"/>
                <w:kern w:val="2"/>
                <w:sz w:val="24"/>
                <w:szCs w:val="24"/>
                <w:lang w:eastAsia="zh-CN"/>
              </w:rPr>
              <w:t>电路制作工竞赛平台新南云</w:t>
            </w:r>
            <w:r>
              <w:rPr>
                <w:rFonts w:cs="Times New Roman" w:hint="eastAsia"/>
                <w:kern w:val="2"/>
                <w:sz w:val="24"/>
                <w:szCs w:val="24"/>
                <w:lang w:eastAsia="zh-CN"/>
              </w:rPr>
              <w:t>V3.0</w:t>
            </w:r>
          </w:p>
        </w:tc>
        <w:tc>
          <w:tcPr>
            <w:tcW w:w="4179" w:type="dxa"/>
            <w:vAlign w:val="center"/>
          </w:tcPr>
          <w:p w14:paraId="7B23F5BC"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理论测试，数据资源，竞赛素材调用等</w:t>
            </w:r>
          </w:p>
        </w:tc>
        <w:tc>
          <w:tcPr>
            <w:tcW w:w="701" w:type="dxa"/>
            <w:vAlign w:val="center"/>
          </w:tcPr>
          <w:p w14:paraId="2D9737E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w:t>
            </w:r>
          </w:p>
        </w:tc>
        <w:tc>
          <w:tcPr>
            <w:tcW w:w="893" w:type="dxa"/>
            <w:vAlign w:val="center"/>
          </w:tcPr>
          <w:p w14:paraId="1D48E75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场地</w:t>
            </w:r>
          </w:p>
        </w:tc>
      </w:tr>
      <w:tr w:rsidR="00E438C6" w14:paraId="4A9281BE" w14:textId="77777777">
        <w:trPr>
          <w:jc w:val="center"/>
        </w:trPr>
        <w:tc>
          <w:tcPr>
            <w:tcW w:w="879" w:type="dxa"/>
            <w:vAlign w:val="center"/>
          </w:tcPr>
          <w:p w14:paraId="7D297F1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4</w:t>
            </w:r>
          </w:p>
        </w:tc>
        <w:tc>
          <w:tcPr>
            <w:tcW w:w="1876" w:type="dxa"/>
            <w:vAlign w:val="center"/>
          </w:tcPr>
          <w:p w14:paraId="3BFC84E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操作系统</w:t>
            </w:r>
          </w:p>
        </w:tc>
        <w:tc>
          <w:tcPr>
            <w:tcW w:w="4179" w:type="dxa"/>
            <w:vAlign w:val="center"/>
          </w:tcPr>
          <w:p w14:paraId="6183173C"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Windows 10</w:t>
            </w:r>
            <w:r>
              <w:rPr>
                <w:rFonts w:cs="Times New Roman" w:hint="eastAsia"/>
                <w:kern w:val="2"/>
                <w:sz w:val="24"/>
                <w:szCs w:val="24"/>
                <w:lang w:eastAsia="zh-CN"/>
              </w:rPr>
              <w:t>及以上</w:t>
            </w:r>
          </w:p>
        </w:tc>
        <w:tc>
          <w:tcPr>
            <w:tcW w:w="701" w:type="dxa"/>
            <w:vAlign w:val="center"/>
          </w:tcPr>
          <w:p w14:paraId="7D1F550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套</w:t>
            </w:r>
          </w:p>
        </w:tc>
        <w:tc>
          <w:tcPr>
            <w:tcW w:w="893" w:type="dxa"/>
            <w:vAlign w:val="center"/>
          </w:tcPr>
          <w:p w14:paraId="360DCD87"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人</w:t>
            </w:r>
          </w:p>
        </w:tc>
      </w:tr>
      <w:tr w:rsidR="00E438C6" w14:paraId="75FF3A7E" w14:textId="77777777">
        <w:trPr>
          <w:jc w:val="center"/>
        </w:trPr>
        <w:tc>
          <w:tcPr>
            <w:tcW w:w="879" w:type="dxa"/>
            <w:vAlign w:val="center"/>
          </w:tcPr>
          <w:p w14:paraId="71883DB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5</w:t>
            </w:r>
          </w:p>
        </w:tc>
        <w:tc>
          <w:tcPr>
            <w:tcW w:w="1876" w:type="dxa"/>
            <w:vAlign w:val="center"/>
          </w:tcPr>
          <w:p w14:paraId="12B4CB0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软件</w:t>
            </w:r>
          </w:p>
        </w:tc>
        <w:tc>
          <w:tcPr>
            <w:tcW w:w="4179" w:type="dxa"/>
            <w:vAlign w:val="center"/>
          </w:tcPr>
          <w:p w14:paraId="3CDDD03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立创</w:t>
            </w:r>
            <w:r>
              <w:rPr>
                <w:rFonts w:cs="Times New Roman" w:hint="eastAsia"/>
                <w:kern w:val="2"/>
                <w:sz w:val="24"/>
                <w:szCs w:val="24"/>
                <w:lang w:eastAsia="zh-CN"/>
              </w:rPr>
              <w:t>EDA V3,gerbv V2</w:t>
            </w:r>
          </w:p>
        </w:tc>
        <w:tc>
          <w:tcPr>
            <w:tcW w:w="701" w:type="dxa"/>
            <w:vAlign w:val="center"/>
          </w:tcPr>
          <w:p w14:paraId="248AA84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套</w:t>
            </w:r>
          </w:p>
        </w:tc>
        <w:tc>
          <w:tcPr>
            <w:tcW w:w="893" w:type="dxa"/>
            <w:vAlign w:val="center"/>
          </w:tcPr>
          <w:p w14:paraId="76675A47"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人</w:t>
            </w:r>
          </w:p>
        </w:tc>
      </w:tr>
      <w:tr w:rsidR="00E438C6" w14:paraId="1CFDFCD5" w14:textId="77777777">
        <w:trPr>
          <w:jc w:val="center"/>
        </w:trPr>
        <w:tc>
          <w:tcPr>
            <w:tcW w:w="879" w:type="dxa"/>
            <w:vAlign w:val="center"/>
          </w:tcPr>
          <w:p w14:paraId="5B73F8C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6</w:t>
            </w:r>
          </w:p>
        </w:tc>
        <w:tc>
          <w:tcPr>
            <w:tcW w:w="1876" w:type="dxa"/>
            <w:vAlign w:val="center"/>
          </w:tcPr>
          <w:p w14:paraId="0B1B874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输入法</w:t>
            </w:r>
          </w:p>
        </w:tc>
        <w:tc>
          <w:tcPr>
            <w:tcW w:w="4179" w:type="dxa"/>
            <w:vAlign w:val="center"/>
          </w:tcPr>
          <w:p w14:paraId="3A22070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QQ</w:t>
            </w:r>
            <w:r>
              <w:rPr>
                <w:rFonts w:cs="Times New Roman" w:hint="eastAsia"/>
                <w:kern w:val="2"/>
                <w:sz w:val="24"/>
                <w:szCs w:val="24"/>
                <w:lang w:eastAsia="zh-CN"/>
              </w:rPr>
              <w:t>或谷歌输入法</w:t>
            </w:r>
          </w:p>
        </w:tc>
        <w:tc>
          <w:tcPr>
            <w:tcW w:w="701" w:type="dxa"/>
            <w:vAlign w:val="center"/>
          </w:tcPr>
          <w:p w14:paraId="4674C65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套</w:t>
            </w:r>
          </w:p>
        </w:tc>
        <w:tc>
          <w:tcPr>
            <w:tcW w:w="893" w:type="dxa"/>
            <w:vAlign w:val="center"/>
          </w:tcPr>
          <w:p w14:paraId="08EA3B9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人</w:t>
            </w:r>
          </w:p>
        </w:tc>
      </w:tr>
      <w:tr w:rsidR="00E438C6" w14:paraId="3184B1CC" w14:textId="77777777">
        <w:trPr>
          <w:jc w:val="center"/>
        </w:trPr>
        <w:tc>
          <w:tcPr>
            <w:tcW w:w="879" w:type="dxa"/>
            <w:vAlign w:val="center"/>
          </w:tcPr>
          <w:p w14:paraId="56D9487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7</w:t>
            </w:r>
          </w:p>
        </w:tc>
        <w:tc>
          <w:tcPr>
            <w:tcW w:w="1876" w:type="dxa"/>
            <w:vAlign w:val="center"/>
          </w:tcPr>
          <w:p w14:paraId="68BD522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工作台</w:t>
            </w:r>
          </w:p>
        </w:tc>
        <w:tc>
          <w:tcPr>
            <w:tcW w:w="4179" w:type="dxa"/>
            <w:vAlign w:val="center"/>
          </w:tcPr>
          <w:p w14:paraId="420544A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防静电台面，≥</w:t>
            </w:r>
            <w:r>
              <w:rPr>
                <w:rFonts w:cs="Times New Roman" w:hint="eastAsia"/>
                <w:kern w:val="2"/>
                <w:sz w:val="24"/>
                <w:szCs w:val="24"/>
                <w:lang w:eastAsia="zh-CN"/>
              </w:rPr>
              <w:t>800</w:t>
            </w:r>
            <w:r>
              <w:rPr>
                <w:rFonts w:cs="Times New Roman" w:hint="eastAsia"/>
                <w:kern w:val="2"/>
                <w:sz w:val="24"/>
                <w:szCs w:val="24"/>
                <w:lang w:eastAsia="zh-CN"/>
              </w:rPr>
              <w:t>×</w:t>
            </w:r>
            <w:r>
              <w:rPr>
                <w:rFonts w:cs="Times New Roman" w:hint="eastAsia"/>
                <w:kern w:val="2"/>
                <w:sz w:val="24"/>
                <w:szCs w:val="24"/>
                <w:lang w:eastAsia="zh-CN"/>
              </w:rPr>
              <w:t>600mm</w:t>
            </w:r>
          </w:p>
        </w:tc>
        <w:tc>
          <w:tcPr>
            <w:tcW w:w="701" w:type="dxa"/>
            <w:vAlign w:val="center"/>
          </w:tcPr>
          <w:p w14:paraId="5F26E9F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张</w:t>
            </w:r>
          </w:p>
        </w:tc>
        <w:tc>
          <w:tcPr>
            <w:tcW w:w="893" w:type="dxa"/>
            <w:vAlign w:val="center"/>
          </w:tcPr>
          <w:p w14:paraId="72EAB73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人</w:t>
            </w:r>
          </w:p>
        </w:tc>
      </w:tr>
      <w:tr w:rsidR="00E438C6" w14:paraId="38EA113B" w14:textId="77777777">
        <w:trPr>
          <w:jc w:val="center"/>
        </w:trPr>
        <w:tc>
          <w:tcPr>
            <w:tcW w:w="879" w:type="dxa"/>
            <w:vAlign w:val="center"/>
          </w:tcPr>
          <w:p w14:paraId="4AA5A4B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8</w:t>
            </w:r>
          </w:p>
        </w:tc>
        <w:tc>
          <w:tcPr>
            <w:tcW w:w="1876" w:type="dxa"/>
            <w:vAlign w:val="center"/>
          </w:tcPr>
          <w:p w14:paraId="4FACF6D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U</w:t>
            </w:r>
            <w:r>
              <w:rPr>
                <w:rFonts w:cs="Times New Roman" w:hint="eastAsia"/>
                <w:kern w:val="2"/>
                <w:sz w:val="24"/>
                <w:szCs w:val="24"/>
                <w:lang w:eastAsia="zh-CN"/>
              </w:rPr>
              <w:t>盘</w:t>
            </w:r>
          </w:p>
        </w:tc>
        <w:tc>
          <w:tcPr>
            <w:tcW w:w="4179" w:type="dxa"/>
            <w:vAlign w:val="center"/>
          </w:tcPr>
          <w:p w14:paraId="39877C3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不低于</w:t>
            </w:r>
            <w:r>
              <w:rPr>
                <w:rFonts w:cs="Times New Roman" w:hint="eastAsia"/>
                <w:kern w:val="2"/>
                <w:sz w:val="24"/>
                <w:szCs w:val="24"/>
                <w:lang w:eastAsia="zh-CN"/>
              </w:rPr>
              <w:t>1G</w:t>
            </w:r>
          </w:p>
        </w:tc>
        <w:tc>
          <w:tcPr>
            <w:tcW w:w="701" w:type="dxa"/>
            <w:vAlign w:val="center"/>
          </w:tcPr>
          <w:p w14:paraId="1DB4199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个</w:t>
            </w:r>
          </w:p>
        </w:tc>
        <w:tc>
          <w:tcPr>
            <w:tcW w:w="893" w:type="dxa"/>
            <w:vAlign w:val="center"/>
          </w:tcPr>
          <w:p w14:paraId="2146EC7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r>
              <w:rPr>
                <w:rFonts w:cs="Times New Roman" w:hint="eastAsia"/>
                <w:kern w:val="2"/>
                <w:sz w:val="24"/>
                <w:szCs w:val="24"/>
                <w:lang w:eastAsia="zh-CN"/>
              </w:rPr>
              <w:t>人</w:t>
            </w:r>
          </w:p>
        </w:tc>
      </w:tr>
    </w:tbl>
    <w:p w14:paraId="06A3DE47" w14:textId="77777777" w:rsidR="00E438C6" w:rsidRDefault="00000000">
      <w:pPr>
        <w:pStyle w:val="21"/>
        <w:spacing w:before="120" w:after="120"/>
        <w:rPr>
          <w:lang w:eastAsia="zh-CN"/>
        </w:rPr>
      </w:pPr>
      <w:bookmarkStart w:id="535" w:name="_Toc894429922"/>
      <w:bookmarkStart w:id="536" w:name="_Toc7648"/>
      <w:bookmarkStart w:id="537" w:name="_Toc840899809"/>
      <w:bookmarkStart w:id="538" w:name="_Toc1415006376"/>
      <w:bookmarkStart w:id="539" w:name="_Toc2053421891"/>
      <w:proofErr w:type="gramStart"/>
      <w:r>
        <w:rPr>
          <w:lang w:eastAsia="zh-CN"/>
        </w:rPr>
        <w:t xml:space="preserve">5.2 </w:t>
      </w:r>
      <w:r>
        <w:rPr>
          <w:lang w:eastAsia="zh-CN"/>
        </w:rPr>
        <w:t>材料</w:t>
      </w:r>
      <w:bookmarkEnd w:id="535"/>
      <w:bookmarkEnd w:id="536"/>
      <w:bookmarkEnd w:id="537"/>
      <w:bookmarkEnd w:id="538"/>
      <w:bookmarkEnd w:id="539"/>
      <w:proofErr w:type="gramEnd"/>
    </w:p>
    <w:p w14:paraId="5792F51A" w14:textId="77777777" w:rsidR="00E438C6" w:rsidRDefault="00000000">
      <w:pPr>
        <w:spacing w:beforeLines="50" w:before="120" w:afterLines="50" w:after="120"/>
        <w:ind w:firstLine="640"/>
        <w:rPr>
          <w:lang w:eastAsia="zh-CN"/>
        </w:rPr>
      </w:pPr>
      <w:r>
        <w:rPr>
          <w:lang w:eastAsia="zh-CN"/>
        </w:rPr>
        <w:t>每人配备以下材料：</w:t>
      </w:r>
    </w:p>
    <w:tbl>
      <w:tblPr>
        <w:tblStyle w:val="af5"/>
        <w:tblW w:w="5000" w:type="pct"/>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644"/>
        <w:gridCol w:w="3100"/>
        <w:gridCol w:w="3042"/>
        <w:gridCol w:w="751"/>
        <w:gridCol w:w="775"/>
      </w:tblGrid>
      <w:tr w:rsidR="00E438C6" w14:paraId="3E424CE9" w14:textId="77777777">
        <w:trPr>
          <w:jc w:val="center"/>
        </w:trPr>
        <w:tc>
          <w:tcPr>
            <w:tcW w:w="387" w:type="pct"/>
          </w:tcPr>
          <w:p w14:paraId="3BD1BFD6"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序号</w:t>
            </w:r>
          </w:p>
        </w:tc>
        <w:tc>
          <w:tcPr>
            <w:tcW w:w="1864" w:type="pct"/>
          </w:tcPr>
          <w:p w14:paraId="78B942F7"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材料名称</w:t>
            </w:r>
          </w:p>
        </w:tc>
        <w:tc>
          <w:tcPr>
            <w:tcW w:w="1829" w:type="pct"/>
          </w:tcPr>
          <w:p w14:paraId="764AEFD8"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规格</w:t>
            </w:r>
          </w:p>
        </w:tc>
        <w:tc>
          <w:tcPr>
            <w:tcW w:w="452" w:type="pct"/>
          </w:tcPr>
          <w:p w14:paraId="33E023E3"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单位</w:t>
            </w:r>
          </w:p>
        </w:tc>
        <w:tc>
          <w:tcPr>
            <w:tcW w:w="466" w:type="pct"/>
          </w:tcPr>
          <w:p w14:paraId="38CD7D07"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数量</w:t>
            </w:r>
          </w:p>
        </w:tc>
      </w:tr>
      <w:tr w:rsidR="00E438C6" w14:paraId="190F6376" w14:textId="77777777">
        <w:trPr>
          <w:jc w:val="center"/>
        </w:trPr>
        <w:tc>
          <w:tcPr>
            <w:tcW w:w="387" w:type="pct"/>
          </w:tcPr>
          <w:p w14:paraId="108D588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c>
          <w:tcPr>
            <w:tcW w:w="1864" w:type="pct"/>
          </w:tcPr>
          <w:p w14:paraId="198A946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缺陷成品</w:t>
            </w:r>
            <w:r>
              <w:rPr>
                <w:rFonts w:cs="Times New Roman" w:hint="eastAsia"/>
                <w:kern w:val="2"/>
                <w:sz w:val="24"/>
                <w:szCs w:val="24"/>
                <w:lang w:eastAsia="zh-CN"/>
              </w:rPr>
              <w:t>PCB</w:t>
            </w:r>
          </w:p>
        </w:tc>
        <w:tc>
          <w:tcPr>
            <w:tcW w:w="1829" w:type="pct"/>
          </w:tcPr>
          <w:p w14:paraId="746D01D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统一制板，含预设缺陷</w:t>
            </w:r>
          </w:p>
        </w:tc>
        <w:tc>
          <w:tcPr>
            <w:tcW w:w="452" w:type="pct"/>
          </w:tcPr>
          <w:p w14:paraId="14EBC88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块</w:t>
            </w:r>
          </w:p>
        </w:tc>
        <w:tc>
          <w:tcPr>
            <w:tcW w:w="466" w:type="pct"/>
          </w:tcPr>
          <w:p w14:paraId="3478CAF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r>
      <w:tr w:rsidR="00E438C6" w14:paraId="2CA4677D" w14:textId="77777777">
        <w:trPr>
          <w:jc w:val="center"/>
        </w:trPr>
        <w:tc>
          <w:tcPr>
            <w:tcW w:w="387" w:type="pct"/>
          </w:tcPr>
          <w:p w14:paraId="7E6777C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w:t>
            </w:r>
          </w:p>
        </w:tc>
        <w:tc>
          <w:tcPr>
            <w:tcW w:w="1864" w:type="pct"/>
          </w:tcPr>
          <w:p w14:paraId="626A6222"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检测记录表</w:t>
            </w:r>
          </w:p>
        </w:tc>
        <w:tc>
          <w:tcPr>
            <w:tcW w:w="1829" w:type="pct"/>
          </w:tcPr>
          <w:p w14:paraId="26439A94"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A4</w:t>
            </w:r>
            <w:r>
              <w:rPr>
                <w:rFonts w:cs="Times New Roman" w:hint="eastAsia"/>
                <w:kern w:val="2"/>
                <w:sz w:val="24"/>
                <w:szCs w:val="24"/>
                <w:lang w:eastAsia="zh-CN"/>
              </w:rPr>
              <w:t>打印</w:t>
            </w:r>
          </w:p>
        </w:tc>
        <w:tc>
          <w:tcPr>
            <w:tcW w:w="452" w:type="pct"/>
          </w:tcPr>
          <w:p w14:paraId="0A8DECA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份</w:t>
            </w:r>
          </w:p>
        </w:tc>
        <w:tc>
          <w:tcPr>
            <w:tcW w:w="466" w:type="pct"/>
          </w:tcPr>
          <w:p w14:paraId="01BC375C"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w:t>
            </w:r>
          </w:p>
        </w:tc>
      </w:tr>
      <w:tr w:rsidR="00E438C6" w14:paraId="63F06208" w14:textId="77777777">
        <w:trPr>
          <w:jc w:val="center"/>
        </w:trPr>
        <w:tc>
          <w:tcPr>
            <w:tcW w:w="387" w:type="pct"/>
          </w:tcPr>
          <w:p w14:paraId="3A23008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w:t>
            </w:r>
          </w:p>
        </w:tc>
        <w:tc>
          <w:tcPr>
            <w:tcW w:w="1864" w:type="pct"/>
          </w:tcPr>
          <w:p w14:paraId="6BD8FF6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制程工艺卡模板</w:t>
            </w:r>
          </w:p>
        </w:tc>
        <w:tc>
          <w:tcPr>
            <w:tcW w:w="1829" w:type="pct"/>
          </w:tcPr>
          <w:p w14:paraId="7ECB1EF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A4</w:t>
            </w:r>
            <w:r>
              <w:rPr>
                <w:rFonts w:cs="Times New Roman" w:hint="eastAsia"/>
                <w:kern w:val="2"/>
                <w:sz w:val="24"/>
                <w:szCs w:val="24"/>
                <w:lang w:eastAsia="zh-CN"/>
              </w:rPr>
              <w:t>打印</w:t>
            </w:r>
          </w:p>
        </w:tc>
        <w:tc>
          <w:tcPr>
            <w:tcW w:w="452" w:type="pct"/>
          </w:tcPr>
          <w:p w14:paraId="51707A1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份</w:t>
            </w:r>
          </w:p>
        </w:tc>
        <w:tc>
          <w:tcPr>
            <w:tcW w:w="466" w:type="pct"/>
          </w:tcPr>
          <w:p w14:paraId="6308CEBF"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r>
      <w:tr w:rsidR="00E438C6" w14:paraId="3D244BAE" w14:textId="77777777">
        <w:trPr>
          <w:jc w:val="center"/>
        </w:trPr>
        <w:tc>
          <w:tcPr>
            <w:tcW w:w="387" w:type="pct"/>
            <w:vAlign w:val="center"/>
          </w:tcPr>
          <w:p w14:paraId="17EDB54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4</w:t>
            </w:r>
          </w:p>
        </w:tc>
        <w:tc>
          <w:tcPr>
            <w:tcW w:w="1864" w:type="pct"/>
            <w:vAlign w:val="center"/>
          </w:tcPr>
          <w:p w14:paraId="155065F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GB/T 4588-2025</w:t>
            </w:r>
            <w:r>
              <w:rPr>
                <w:rFonts w:cs="Times New Roman" w:hint="eastAsia"/>
                <w:kern w:val="2"/>
                <w:sz w:val="24"/>
                <w:szCs w:val="24"/>
                <w:lang w:eastAsia="zh-CN"/>
              </w:rPr>
              <w:t>标准摘要表</w:t>
            </w:r>
          </w:p>
        </w:tc>
        <w:tc>
          <w:tcPr>
            <w:tcW w:w="1829" w:type="pct"/>
            <w:vAlign w:val="center"/>
          </w:tcPr>
          <w:p w14:paraId="4864BAA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A4</w:t>
            </w:r>
            <w:r>
              <w:rPr>
                <w:rFonts w:cs="Times New Roman" w:hint="eastAsia"/>
                <w:kern w:val="2"/>
                <w:sz w:val="24"/>
                <w:szCs w:val="24"/>
                <w:lang w:eastAsia="zh-CN"/>
              </w:rPr>
              <w:t>单面，含外观检验和尺寸公差关键条款</w:t>
            </w:r>
          </w:p>
        </w:tc>
        <w:tc>
          <w:tcPr>
            <w:tcW w:w="452" w:type="pct"/>
            <w:vAlign w:val="center"/>
          </w:tcPr>
          <w:p w14:paraId="5B587CA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份</w:t>
            </w:r>
          </w:p>
        </w:tc>
        <w:tc>
          <w:tcPr>
            <w:tcW w:w="466" w:type="pct"/>
            <w:vAlign w:val="center"/>
          </w:tcPr>
          <w:p w14:paraId="6CB37F37"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r>
    </w:tbl>
    <w:p w14:paraId="34781EDD" w14:textId="77777777" w:rsidR="00E438C6" w:rsidRDefault="00000000">
      <w:pPr>
        <w:pStyle w:val="21"/>
        <w:spacing w:before="120" w:after="120"/>
        <w:rPr>
          <w:lang w:eastAsia="zh-CN"/>
        </w:rPr>
      </w:pPr>
      <w:bookmarkStart w:id="540" w:name="_Toc1361992948"/>
      <w:bookmarkStart w:id="541" w:name="_Toc607144658"/>
      <w:bookmarkStart w:id="542" w:name="_Toc582493386"/>
      <w:bookmarkStart w:id="543" w:name="_Toc1277982691"/>
      <w:bookmarkStart w:id="544" w:name="_Toc8618"/>
      <w:proofErr w:type="gramStart"/>
      <w:r>
        <w:rPr>
          <w:lang w:eastAsia="zh-CN"/>
        </w:rPr>
        <w:t xml:space="preserve">5.3 </w:t>
      </w:r>
      <w:r>
        <w:rPr>
          <w:lang w:eastAsia="zh-CN"/>
        </w:rPr>
        <w:t>竞赛</w:t>
      </w:r>
      <w:proofErr w:type="gramEnd"/>
      <w:r>
        <w:rPr>
          <w:lang w:eastAsia="zh-CN"/>
        </w:rPr>
        <w:t>选手自备的设备和工具</w:t>
      </w:r>
      <w:bookmarkEnd w:id="540"/>
      <w:bookmarkEnd w:id="541"/>
      <w:bookmarkEnd w:id="542"/>
      <w:bookmarkEnd w:id="543"/>
      <w:bookmarkEnd w:id="544"/>
    </w:p>
    <w:p w14:paraId="7F44D727"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45" w:author="y 19" w:date="2026-07-21T16:47:00Z" w16du:dateUtc="2026-07-21T08:47:00Z">
            <w:rPr>
              <w:lang w:eastAsia="zh-CN"/>
            </w:rPr>
          </w:rPrChange>
        </w:rPr>
        <w:pPrChange w:id="546" w:author="y 19" w:date="2026-07-21T16:47:00Z" w16du:dateUtc="2026-07-21T08:47:00Z">
          <w:pPr>
            <w:ind w:firstLine="640"/>
          </w:pPr>
        </w:pPrChange>
      </w:pPr>
      <w:r w:rsidRPr="001505CC">
        <w:rPr>
          <w:rFonts w:cs="Times New Roman"/>
          <w:color w:val="auto"/>
          <w:kern w:val="2"/>
          <w:sz w:val="28"/>
          <w:szCs w:val="24"/>
          <w:lang w:eastAsia="zh-CN"/>
          <w:rPrChange w:id="547" w:author="y 19" w:date="2026-07-21T16:47:00Z" w16du:dateUtc="2026-07-21T08:47:00Z">
            <w:rPr>
              <w:lang w:eastAsia="zh-CN"/>
            </w:rPr>
          </w:rPrChange>
        </w:rPr>
        <w:t>不限制选手自带工具的种类和品牌，鼓励选手使用自己熟悉的检测设备。建议选手按需自备以下工具：</w:t>
      </w:r>
    </w:p>
    <w:tbl>
      <w:tblPr>
        <w:tblStyle w:val="af5"/>
        <w:tblW w:w="0" w:type="auto"/>
        <w:jc w:val="center"/>
        <w:tblLook w:val="04A0" w:firstRow="1" w:lastRow="0" w:firstColumn="1" w:lastColumn="0" w:noHBand="0" w:noVBand="1"/>
      </w:tblPr>
      <w:tblGrid>
        <w:gridCol w:w="2221"/>
        <w:gridCol w:w="6091"/>
      </w:tblGrid>
      <w:tr w:rsidR="00E438C6" w14:paraId="01B84F3E" w14:textId="77777777">
        <w:trPr>
          <w:jc w:val="center"/>
        </w:trPr>
        <w:tc>
          <w:tcPr>
            <w:tcW w:w="2268" w:type="dxa"/>
            <w:tcBorders>
              <w:top w:val="single" w:sz="12" w:space="0" w:color="auto"/>
              <w:left w:val="nil"/>
              <w:bottom w:val="single" w:sz="4" w:space="0" w:color="auto"/>
              <w:right w:val="single" w:sz="4" w:space="0" w:color="auto"/>
            </w:tcBorders>
            <w:vAlign w:val="center"/>
          </w:tcPr>
          <w:p w14:paraId="0EFEEF54"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类别</w:t>
            </w:r>
          </w:p>
        </w:tc>
        <w:tc>
          <w:tcPr>
            <w:tcW w:w="6236" w:type="dxa"/>
            <w:tcBorders>
              <w:top w:val="single" w:sz="12" w:space="0" w:color="auto"/>
              <w:left w:val="single" w:sz="4" w:space="0" w:color="auto"/>
              <w:bottom w:val="single" w:sz="4" w:space="0" w:color="auto"/>
              <w:right w:val="nil"/>
            </w:tcBorders>
            <w:vAlign w:val="center"/>
          </w:tcPr>
          <w:p w14:paraId="65301C3D"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建议工具（非强制）</w:t>
            </w:r>
          </w:p>
        </w:tc>
      </w:tr>
      <w:tr w:rsidR="00E438C6" w14:paraId="44BDD961" w14:textId="77777777">
        <w:trPr>
          <w:jc w:val="center"/>
        </w:trPr>
        <w:tc>
          <w:tcPr>
            <w:tcW w:w="2268" w:type="dxa"/>
            <w:tcBorders>
              <w:top w:val="single" w:sz="4" w:space="0" w:color="auto"/>
              <w:left w:val="nil"/>
              <w:bottom w:val="single" w:sz="4" w:space="0" w:color="auto"/>
              <w:right w:val="single" w:sz="4" w:space="0" w:color="auto"/>
            </w:tcBorders>
            <w:vAlign w:val="center"/>
          </w:tcPr>
          <w:p w14:paraId="16C4B366"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检测工具</w:t>
            </w:r>
          </w:p>
        </w:tc>
        <w:tc>
          <w:tcPr>
            <w:tcW w:w="6236" w:type="dxa"/>
            <w:tcBorders>
              <w:top w:val="single" w:sz="4" w:space="0" w:color="auto"/>
              <w:left w:val="single" w:sz="4" w:space="0" w:color="auto"/>
              <w:bottom w:val="single" w:sz="4" w:space="0" w:color="auto"/>
              <w:right w:val="nil"/>
            </w:tcBorders>
            <w:vAlign w:val="center"/>
          </w:tcPr>
          <w:p w14:paraId="13231A8A"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体视显微镜</w:t>
            </w:r>
            <w:r>
              <w:rPr>
                <w:rFonts w:cs="Times New Roman" w:hint="eastAsia"/>
                <w:kern w:val="2"/>
                <w:sz w:val="24"/>
                <w:szCs w:val="24"/>
                <w:lang w:eastAsia="zh-CN"/>
              </w:rPr>
              <w:t>/</w:t>
            </w:r>
            <w:r>
              <w:rPr>
                <w:rFonts w:cs="Times New Roman" w:hint="eastAsia"/>
                <w:kern w:val="2"/>
                <w:sz w:val="24"/>
                <w:szCs w:val="24"/>
                <w:lang w:eastAsia="zh-CN"/>
              </w:rPr>
              <w:t>放大镜、数字万用表、游标卡尺</w:t>
            </w:r>
            <w:r>
              <w:rPr>
                <w:rFonts w:cs="Times New Roman" w:hint="eastAsia"/>
                <w:kern w:val="2"/>
                <w:sz w:val="24"/>
                <w:szCs w:val="24"/>
                <w:lang w:eastAsia="zh-CN"/>
              </w:rPr>
              <w:t>/</w:t>
            </w:r>
            <w:r>
              <w:rPr>
                <w:rFonts w:cs="Times New Roman" w:hint="eastAsia"/>
                <w:kern w:val="2"/>
                <w:sz w:val="24"/>
                <w:szCs w:val="24"/>
                <w:lang w:eastAsia="zh-CN"/>
              </w:rPr>
              <w:t>千分尺、手电筒等</w:t>
            </w:r>
          </w:p>
        </w:tc>
      </w:tr>
      <w:tr w:rsidR="00E438C6" w14:paraId="32BC5D43" w14:textId="77777777">
        <w:trPr>
          <w:jc w:val="center"/>
        </w:trPr>
        <w:tc>
          <w:tcPr>
            <w:tcW w:w="2268" w:type="dxa"/>
            <w:tcBorders>
              <w:top w:val="single" w:sz="4" w:space="0" w:color="auto"/>
              <w:left w:val="nil"/>
              <w:bottom w:val="single" w:sz="12" w:space="0" w:color="auto"/>
              <w:right w:val="single" w:sz="4" w:space="0" w:color="auto"/>
            </w:tcBorders>
            <w:vAlign w:val="center"/>
          </w:tcPr>
          <w:p w14:paraId="42492F6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通用工具</w:t>
            </w:r>
          </w:p>
        </w:tc>
        <w:tc>
          <w:tcPr>
            <w:tcW w:w="6236" w:type="dxa"/>
            <w:tcBorders>
              <w:top w:val="single" w:sz="4" w:space="0" w:color="auto"/>
              <w:left w:val="single" w:sz="4" w:space="0" w:color="auto"/>
              <w:bottom w:val="single" w:sz="12" w:space="0" w:color="auto"/>
              <w:right w:val="nil"/>
            </w:tcBorders>
            <w:vAlign w:val="center"/>
          </w:tcPr>
          <w:p w14:paraId="0CABB7F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防静电手环、计算器、文具（笔</w:t>
            </w:r>
            <w:r>
              <w:rPr>
                <w:rFonts w:cs="Times New Roman" w:hint="eastAsia"/>
                <w:kern w:val="2"/>
                <w:sz w:val="24"/>
                <w:szCs w:val="24"/>
                <w:lang w:eastAsia="zh-CN"/>
              </w:rPr>
              <w:t>/</w:t>
            </w:r>
            <w:r>
              <w:rPr>
                <w:rFonts w:cs="Times New Roman" w:hint="eastAsia"/>
                <w:kern w:val="2"/>
                <w:sz w:val="24"/>
                <w:szCs w:val="24"/>
                <w:lang w:eastAsia="zh-CN"/>
              </w:rPr>
              <w:t>尺</w:t>
            </w:r>
            <w:r>
              <w:rPr>
                <w:rFonts w:cs="Times New Roman" w:hint="eastAsia"/>
                <w:kern w:val="2"/>
                <w:sz w:val="24"/>
                <w:szCs w:val="24"/>
                <w:lang w:eastAsia="zh-CN"/>
              </w:rPr>
              <w:t>/</w:t>
            </w:r>
            <w:r>
              <w:rPr>
                <w:rFonts w:cs="Times New Roman" w:hint="eastAsia"/>
                <w:kern w:val="2"/>
                <w:sz w:val="24"/>
                <w:szCs w:val="24"/>
                <w:lang w:eastAsia="zh-CN"/>
              </w:rPr>
              <w:t>橡皮）</w:t>
            </w:r>
          </w:p>
        </w:tc>
      </w:tr>
    </w:tbl>
    <w:p w14:paraId="7F529C77"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48" w:author="y 19" w:date="2026-07-21T16:47:00Z" w16du:dateUtc="2026-07-21T08:47:00Z">
            <w:rPr>
              <w:lang w:eastAsia="zh-CN"/>
            </w:rPr>
          </w:rPrChange>
        </w:rPr>
        <w:pPrChange w:id="549" w:author="y 19" w:date="2026-07-21T16:47:00Z" w16du:dateUtc="2026-07-21T08:47:00Z">
          <w:pPr>
            <w:ind w:firstLine="640"/>
          </w:pPr>
        </w:pPrChange>
      </w:pPr>
      <w:r w:rsidRPr="001505CC">
        <w:rPr>
          <w:rFonts w:cs="Times New Roman"/>
          <w:color w:val="auto"/>
          <w:kern w:val="2"/>
          <w:sz w:val="28"/>
          <w:szCs w:val="24"/>
          <w:lang w:eastAsia="zh-CN"/>
          <w:rPrChange w:id="550" w:author="y 19" w:date="2026-07-21T16:47:00Z" w16du:dateUtc="2026-07-21T08:47:00Z">
            <w:rPr>
              <w:lang w:eastAsia="zh-CN"/>
            </w:rPr>
          </w:rPrChange>
        </w:rPr>
        <w:t>工具本身不能预存与赛题相关的数据或文件，不能在竞赛中获得赛场外的信息。</w:t>
      </w:r>
    </w:p>
    <w:p w14:paraId="1F498C3A" w14:textId="77777777" w:rsidR="00E438C6" w:rsidRDefault="00000000">
      <w:pPr>
        <w:pStyle w:val="21"/>
        <w:spacing w:before="120" w:after="120"/>
        <w:rPr>
          <w:lang w:eastAsia="zh-CN"/>
        </w:rPr>
      </w:pPr>
      <w:bookmarkStart w:id="551" w:name="_Toc19918"/>
      <w:bookmarkStart w:id="552" w:name="_Toc653482955"/>
      <w:bookmarkStart w:id="553" w:name="_Toc496018521"/>
      <w:bookmarkStart w:id="554" w:name="_Toc2083800393"/>
      <w:bookmarkStart w:id="555" w:name="_Toc1751367952"/>
      <w:r>
        <w:rPr>
          <w:lang w:eastAsia="zh-CN"/>
        </w:rPr>
        <w:lastRenderedPageBreak/>
        <w:t xml:space="preserve">5.4 </w:t>
      </w:r>
      <w:r>
        <w:rPr>
          <w:lang w:eastAsia="zh-CN"/>
        </w:rPr>
        <w:t>竞赛场地禁止自带使用的设备和材料</w:t>
      </w:r>
      <w:bookmarkEnd w:id="551"/>
      <w:bookmarkEnd w:id="552"/>
      <w:bookmarkEnd w:id="553"/>
      <w:bookmarkEnd w:id="554"/>
      <w:bookmarkEnd w:id="555"/>
    </w:p>
    <w:tbl>
      <w:tblPr>
        <w:tblStyle w:val="af5"/>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2"/>
        <w:gridCol w:w="2740"/>
        <w:gridCol w:w="4840"/>
      </w:tblGrid>
      <w:tr w:rsidR="00E438C6" w14:paraId="499018BB" w14:textId="77777777">
        <w:trPr>
          <w:trHeight w:val="23"/>
          <w:jc w:val="center"/>
        </w:trPr>
        <w:tc>
          <w:tcPr>
            <w:tcW w:w="732" w:type="dxa"/>
            <w:vAlign w:val="center"/>
          </w:tcPr>
          <w:p w14:paraId="63953E72"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序号</w:t>
            </w:r>
          </w:p>
        </w:tc>
        <w:tc>
          <w:tcPr>
            <w:tcW w:w="2740" w:type="dxa"/>
            <w:vAlign w:val="center"/>
          </w:tcPr>
          <w:p w14:paraId="6F899026"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禁止项</w:t>
            </w:r>
          </w:p>
        </w:tc>
        <w:tc>
          <w:tcPr>
            <w:tcW w:w="0" w:type="auto"/>
            <w:vAlign w:val="center"/>
          </w:tcPr>
          <w:p w14:paraId="0B6C01DC" w14:textId="77777777" w:rsidR="00E438C6" w:rsidRDefault="00000000">
            <w:pPr>
              <w:widowControl w:val="0"/>
              <w:ind w:firstLineChars="0" w:firstLine="0"/>
              <w:jc w:val="center"/>
              <w:rPr>
                <w:rFonts w:cs="Times New Roman"/>
                <w:b/>
                <w:bCs/>
                <w:kern w:val="2"/>
                <w:sz w:val="24"/>
                <w:szCs w:val="24"/>
                <w:lang w:eastAsia="zh-CN"/>
              </w:rPr>
            </w:pPr>
            <w:r>
              <w:rPr>
                <w:rFonts w:cs="Times New Roman" w:hint="eastAsia"/>
                <w:b/>
                <w:bCs/>
                <w:kern w:val="2"/>
                <w:sz w:val="24"/>
                <w:szCs w:val="24"/>
                <w:lang w:eastAsia="zh-CN"/>
              </w:rPr>
              <w:t>说明</w:t>
            </w:r>
          </w:p>
        </w:tc>
      </w:tr>
      <w:tr w:rsidR="00E438C6" w14:paraId="17039A6A" w14:textId="77777777">
        <w:trPr>
          <w:trHeight w:val="23"/>
          <w:jc w:val="center"/>
        </w:trPr>
        <w:tc>
          <w:tcPr>
            <w:tcW w:w="732" w:type="dxa"/>
            <w:vAlign w:val="center"/>
          </w:tcPr>
          <w:p w14:paraId="3811A68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1</w:t>
            </w:r>
          </w:p>
        </w:tc>
        <w:tc>
          <w:tcPr>
            <w:tcW w:w="2740" w:type="dxa"/>
            <w:vAlign w:val="center"/>
          </w:tcPr>
          <w:p w14:paraId="182E9F2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预制</w:t>
            </w:r>
            <w:r>
              <w:rPr>
                <w:rFonts w:cs="Times New Roman" w:hint="eastAsia"/>
                <w:kern w:val="2"/>
                <w:sz w:val="24"/>
                <w:szCs w:val="24"/>
                <w:lang w:eastAsia="zh-CN"/>
              </w:rPr>
              <w:t>PCB</w:t>
            </w:r>
            <w:r>
              <w:rPr>
                <w:rFonts w:cs="Times New Roman" w:hint="eastAsia"/>
                <w:kern w:val="2"/>
                <w:sz w:val="24"/>
                <w:szCs w:val="24"/>
                <w:lang w:eastAsia="zh-CN"/>
              </w:rPr>
              <w:t>设计文件</w:t>
            </w:r>
            <w:r>
              <w:rPr>
                <w:rFonts w:cs="Times New Roman" w:hint="eastAsia"/>
                <w:kern w:val="2"/>
                <w:sz w:val="24"/>
                <w:szCs w:val="24"/>
                <w:lang w:eastAsia="zh-CN"/>
              </w:rPr>
              <w:t>/</w:t>
            </w:r>
            <w:r>
              <w:rPr>
                <w:rFonts w:cs="Times New Roman" w:hint="eastAsia"/>
                <w:kern w:val="2"/>
                <w:sz w:val="24"/>
                <w:szCs w:val="24"/>
                <w:lang w:eastAsia="zh-CN"/>
              </w:rPr>
              <w:t>元件库</w:t>
            </w:r>
            <w:r>
              <w:rPr>
                <w:rFonts w:cs="Times New Roman" w:hint="eastAsia"/>
                <w:kern w:val="2"/>
                <w:sz w:val="24"/>
                <w:szCs w:val="24"/>
                <w:lang w:eastAsia="zh-CN"/>
              </w:rPr>
              <w:t>/Gerber</w:t>
            </w:r>
            <w:r>
              <w:rPr>
                <w:rFonts w:cs="Times New Roman" w:hint="eastAsia"/>
                <w:kern w:val="2"/>
                <w:sz w:val="24"/>
                <w:szCs w:val="24"/>
                <w:lang w:eastAsia="zh-CN"/>
              </w:rPr>
              <w:t>文件</w:t>
            </w:r>
          </w:p>
        </w:tc>
        <w:tc>
          <w:tcPr>
            <w:tcW w:w="0" w:type="auto"/>
            <w:vAlign w:val="center"/>
          </w:tcPr>
          <w:p w14:paraId="4F9B61C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模块</w:t>
            </w:r>
            <w:r>
              <w:rPr>
                <w:rFonts w:cs="Times New Roman" w:hint="eastAsia"/>
                <w:kern w:val="2"/>
                <w:sz w:val="24"/>
                <w:szCs w:val="24"/>
                <w:lang w:eastAsia="zh-CN"/>
              </w:rPr>
              <w:t>A/B</w:t>
            </w:r>
            <w:r>
              <w:rPr>
                <w:rFonts w:cs="Times New Roman" w:hint="eastAsia"/>
                <w:kern w:val="2"/>
                <w:sz w:val="24"/>
                <w:szCs w:val="24"/>
                <w:lang w:eastAsia="zh-CN"/>
              </w:rPr>
              <w:t>必须现场从零开始或基于赛场提供的半成品完成</w:t>
            </w:r>
          </w:p>
        </w:tc>
      </w:tr>
      <w:tr w:rsidR="00E438C6" w14:paraId="3D47DAE3" w14:textId="77777777">
        <w:trPr>
          <w:trHeight w:val="23"/>
          <w:jc w:val="center"/>
        </w:trPr>
        <w:tc>
          <w:tcPr>
            <w:tcW w:w="732" w:type="dxa"/>
            <w:vAlign w:val="center"/>
          </w:tcPr>
          <w:p w14:paraId="00479D0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2</w:t>
            </w:r>
          </w:p>
        </w:tc>
        <w:tc>
          <w:tcPr>
            <w:tcW w:w="2740" w:type="dxa"/>
            <w:vAlign w:val="center"/>
          </w:tcPr>
          <w:p w14:paraId="56605BE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存储设备（</w:t>
            </w:r>
            <w:r>
              <w:rPr>
                <w:rFonts w:cs="Times New Roman" w:hint="eastAsia"/>
                <w:kern w:val="2"/>
                <w:sz w:val="24"/>
                <w:szCs w:val="24"/>
                <w:lang w:eastAsia="zh-CN"/>
              </w:rPr>
              <w:t>U</w:t>
            </w:r>
            <w:r>
              <w:rPr>
                <w:rFonts w:cs="Times New Roman" w:hint="eastAsia"/>
                <w:kern w:val="2"/>
                <w:sz w:val="24"/>
                <w:szCs w:val="24"/>
                <w:lang w:eastAsia="zh-CN"/>
              </w:rPr>
              <w:t>盘</w:t>
            </w:r>
            <w:r>
              <w:rPr>
                <w:rFonts w:cs="Times New Roman" w:hint="eastAsia"/>
                <w:kern w:val="2"/>
                <w:sz w:val="24"/>
                <w:szCs w:val="24"/>
                <w:lang w:eastAsia="zh-CN"/>
              </w:rPr>
              <w:t>/</w:t>
            </w:r>
            <w:r>
              <w:rPr>
                <w:rFonts w:cs="Times New Roman" w:hint="eastAsia"/>
                <w:kern w:val="2"/>
                <w:sz w:val="24"/>
                <w:szCs w:val="24"/>
                <w:lang w:eastAsia="zh-CN"/>
              </w:rPr>
              <w:t>移动硬盘</w:t>
            </w:r>
            <w:r>
              <w:rPr>
                <w:rFonts w:cs="Times New Roman" w:hint="eastAsia"/>
                <w:kern w:val="2"/>
                <w:sz w:val="24"/>
                <w:szCs w:val="24"/>
                <w:lang w:eastAsia="zh-CN"/>
              </w:rPr>
              <w:t>/SD</w:t>
            </w:r>
            <w:r>
              <w:rPr>
                <w:rFonts w:cs="Times New Roman" w:hint="eastAsia"/>
                <w:kern w:val="2"/>
                <w:sz w:val="24"/>
                <w:szCs w:val="24"/>
                <w:lang w:eastAsia="zh-CN"/>
              </w:rPr>
              <w:t>卡）</w:t>
            </w:r>
          </w:p>
        </w:tc>
        <w:tc>
          <w:tcPr>
            <w:tcW w:w="0" w:type="auto"/>
            <w:vAlign w:val="center"/>
          </w:tcPr>
          <w:p w14:paraId="49B1990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防止预存文件和数据外传</w:t>
            </w:r>
          </w:p>
        </w:tc>
      </w:tr>
      <w:tr w:rsidR="00E438C6" w14:paraId="299B6F52" w14:textId="77777777">
        <w:trPr>
          <w:trHeight w:val="23"/>
          <w:jc w:val="center"/>
        </w:trPr>
        <w:tc>
          <w:tcPr>
            <w:tcW w:w="732" w:type="dxa"/>
            <w:vAlign w:val="center"/>
          </w:tcPr>
          <w:p w14:paraId="08A5054B"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3</w:t>
            </w:r>
          </w:p>
        </w:tc>
        <w:tc>
          <w:tcPr>
            <w:tcW w:w="2740" w:type="dxa"/>
            <w:vAlign w:val="center"/>
          </w:tcPr>
          <w:p w14:paraId="3DC8C505"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通信设备（手机</w:t>
            </w:r>
            <w:r>
              <w:rPr>
                <w:rFonts w:cs="Times New Roman" w:hint="eastAsia"/>
                <w:kern w:val="2"/>
                <w:sz w:val="24"/>
                <w:szCs w:val="24"/>
                <w:lang w:eastAsia="zh-CN"/>
              </w:rPr>
              <w:t>/</w:t>
            </w:r>
            <w:r>
              <w:rPr>
                <w:rFonts w:cs="Times New Roman" w:hint="eastAsia"/>
                <w:kern w:val="2"/>
                <w:sz w:val="24"/>
                <w:szCs w:val="24"/>
                <w:lang w:eastAsia="zh-CN"/>
              </w:rPr>
              <w:t>平板</w:t>
            </w:r>
            <w:r>
              <w:rPr>
                <w:rFonts w:cs="Times New Roman" w:hint="eastAsia"/>
                <w:kern w:val="2"/>
                <w:sz w:val="24"/>
                <w:szCs w:val="24"/>
                <w:lang w:eastAsia="zh-CN"/>
              </w:rPr>
              <w:t>/</w:t>
            </w:r>
            <w:r>
              <w:rPr>
                <w:rFonts w:cs="Times New Roman" w:hint="eastAsia"/>
                <w:kern w:val="2"/>
                <w:sz w:val="24"/>
                <w:szCs w:val="24"/>
                <w:lang w:eastAsia="zh-CN"/>
              </w:rPr>
              <w:t>智能手表）</w:t>
            </w:r>
          </w:p>
        </w:tc>
        <w:tc>
          <w:tcPr>
            <w:tcW w:w="0" w:type="auto"/>
            <w:vAlign w:val="center"/>
          </w:tcPr>
          <w:p w14:paraId="5A3B2230"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理论笔试和实操期间均禁止使用</w:t>
            </w:r>
          </w:p>
        </w:tc>
      </w:tr>
      <w:tr w:rsidR="00E438C6" w14:paraId="0A824A1D" w14:textId="77777777">
        <w:trPr>
          <w:trHeight w:val="23"/>
          <w:jc w:val="center"/>
        </w:trPr>
        <w:tc>
          <w:tcPr>
            <w:tcW w:w="732" w:type="dxa"/>
            <w:vAlign w:val="center"/>
          </w:tcPr>
          <w:p w14:paraId="4B0A552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4</w:t>
            </w:r>
          </w:p>
        </w:tc>
        <w:tc>
          <w:tcPr>
            <w:tcW w:w="2740" w:type="dxa"/>
            <w:vAlign w:val="center"/>
          </w:tcPr>
          <w:p w14:paraId="6670E9F7"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带联网功能的个人电脑</w:t>
            </w:r>
          </w:p>
        </w:tc>
        <w:tc>
          <w:tcPr>
            <w:tcW w:w="0" w:type="auto"/>
            <w:vAlign w:val="center"/>
          </w:tcPr>
          <w:p w14:paraId="14CCA929"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全流程使用竞赛场地所提供电脑</w:t>
            </w:r>
          </w:p>
        </w:tc>
      </w:tr>
      <w:tr w:rsidR="00E438C6" w14:paraId="4588A6FC" w14:textId="77777777">
        <w:trPr>
          <w:trHeight w:val="23"/>
          <w:jc w:val="center"/>
        </w:trPr>
        <w:tc>
          <w:tcPr>
            <w:tcW w:w="732" w:type="dxa"/>
            <w:vAlign w:val="center"/>
          </w:tcPr>
          <w:p w14:paraId="4361E133"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5</w:t>
            </w:r>
          </w:p>
        </w:tc>
        <w:tc>
          <w:tcPr>
            <w:tcW w:w="2740" w:type="dxa"/>
            <w:vAlign w:val="center"/>
          </w:tcPr>
          <w:p w14:paraId="1D0930E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未经裁判批准的第三方软件</w:t>
            </w:r>
            <w:r>
              <w:rPr>
                <w:rFonts w:cs="Times New Roman" w:hint="eastAsia"/>
                <w:kern w:val="2"/>
                <w:sz w:val="24"/>
                <w:szCs w:val="24"/>
                <w:lang w:eastAsia="zh-CN"/>
              </w:rPr>
              <w:t>/</w:t>
            </w:r>
            <w:r>
              <w:rPr>
                <w:rFonts w:cs="Times New Roman" w:hint="eastAsia"/>
                <w:kern w:val="2"/>
                <w:sz w:val="24"/>
                <w:szCs w:val="24"/>
                <w:lang w:eastAsia="zh-CN"/>
              </w:rPr>
              <w:t>插件</w:t>
            </w:r>
            <w:r>
              <w:rPr>
                <w:rFonts w:cs="Times New Roman" w:hint="eastAsia"/>
                <w:kern w:val="2"/>
                <w:sz w:val="24"/>
                <w:szCs w:val="24"/>
                <w:lang w:eastAsia="zh-CN"/>
              </w:rPr>
              <w:t>/</w:t>
            </w:r>
            <w:r>
              <w:rPr>
                <w:rFonts w:cs="Times New Roman" w:hint="eastAsia"/>
                <w:kern w:val="2"/>
                <w:sz w:val="24"/>
                <w:szCs w:val="24"/>
                <w:lang w:eastAsia="zh-CN"/>
              </w:rPr>
              <w:t>脚本</w:t>
            </w:r>
          </w:p>
        </w:tc>
        <w:tc>
          <w:tcPr>
            <w:tcW w:w="0" w:type="auto"/>
            <w:vAlign w:val="center"/>
          </w:tcPr>
          <w:p w14:paraId="04A4E8EE"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模块</w:t>
            </w:r>
            <w:r>
              <w:rPr>
                <w:rFonts w:cs="Times New Roman" w:hint="eastAsia"/>
                <w:kern w:val="2"/>
                <w:sz w:val="24"/>
                <w:szCs w:val="24"/>
                <w:lang w:eastAsia="zh-CN"/>
              </w:rPr>
              <w:t>B/C</w:t>
            </w:r>
            <w:r>
              <w:rPr>
                <w:rFonts w:cs="Times New Roman" w:hint="eastAsia"/>
                <w:kern w:val="2"/>
                <w:sz w:val="24"/>
                <w:szCs w:val="24"/>
                <w:lang w:eastAsia="zh-CN"/>
              </w:rPr>
              <w:t>仅允许使用赛场预装的立创</w:t>
            </w:r>
            <w:r>
              <w:rPr>
                <w:rFonts w:cs="Times New Roman" w:hint="eastAsia"/>
                <w:kern w:val="2"/>
                <w:sz w:val="24"/>
                <w:szCs w:val="24"/>
                <w:lang w:eastAsia="zh-CN"/>
              </w:rPr>
              <w:t>EDA</w:t>
            </w:r>
            <w:r>
              <w:rPr>
                <w:rFonts w:cs="Times New Roman" w:hint="eastAsia"/>
                <w:kern w:val="2"/>
                <w:sz w:val="24"/>
                <w:szCs w:val="24"/>
                <w:lang w:eastAsia="zh-CN"/>
              </w:rPr>
              <w:t>专业版和</w:t>
            </w:r>
            <w:proofErr w:type="spellStart"/>
            <w:r>
              <w:rPr>
                <w:rFonts w:cs="Times New Roman" w:hint="eastAsia"/>
                <w:kern w:val="2"/>
                <w:sz w:val="24"/>
                <w:szCs w:val="24"/>
                <w:lang w:eastAsia="zh-CN"/>
              </w:rPr>
              <w:t>Gerbv</w:t>
            </w:r>
            <w:proofErr w:type="spellEnd"/>
          </w:p>
        </w:tc>
      </w:tr>
      <w:tr w:rsidR="00E438C6" w14:paraId="72731ECC" w14:textId="77777777">
        <w:trPr>
          <w:trHeight w:val="23"/>
          <w:jc w:val="center"/>
        </w:trPr>
        <w:tc>
          <w:tcPr>
            <w:tcW w:w="732" w:type="dxa"/>
            <w:vAlign w:val="center"/>
          </w:tcPr>
          <w:p w14:paraId="267AF80D"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6</w:t>
            </w:r>
          </w:p>
        </w:tc>
        <w:tc>
          <w:tcPr>
            <w:tcW w:w="2740" w:type="dxa"/>
            <w:vAlign w:val="center"/>
          </w:tcPr>
          <w:p w14:paraId="568AD0C8"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任何参考资料</w:t>
            </w:r>
          </w:p>
        </w:tc>
        <w:tc>
          <w:tcPr>
            <w:tcW w:w="0" w:type="auto"/>
            <w:vAlign w:val="center"/>
          </w:tcPr>
          <w:p w14:paraId="26785C21" w14:textId="77777777" w:rsidR="00E438C6" w:rsidRDefault="00000000">
            <w:pPr>
              <w:widowControl w:val="0"/>
              <w:ind w:firstLineChars="0" w:firstLine="0"/>
              <w:jc w:val="center"/>
              <w:rPr>
                <w:rFonts w:cs="Times New Roman"/>
                <w:kern w:val="2"/>
                <w:sz w:val="24"/>
                <w:szCs w:val="24"/>
                <w:lang w:eastAsia="zh-CN"/>
              </w:rPr>
            </w:pPr>
            <w:r>
              <w:rPr>
                <w:rFonts w:cs="Times New Roman" w:hint="eastAsia"/>
                <w:kern w:val="2"/>
                <w:sz w:val="24"/>
                <w:szCs w:val="24"/>
                <w:lang w:eastAsia="zh-CN"/>
              </w:rPr>
              <w:t>理论测试为闭卷</w:t>
            </w:r>
          </w:p>
        </w:tc>
      </w:tr>
    </w:tbl>
    <w:p w14:paraId="45717CE2" w14:textId="77777777" w:rsidR="00E438C6" w:rsidRDefault="00000000">
      <w:pPr>
        <w:pStyle w:val="1"/>
        <w:spacing w:before="120" w:after="120"/>
        <w:rPr>
          <w:lang w:eastAsia="zh-CN"/>
        </w:rPr>
      </w:pPr>
      <w:bookmarkStart w:id="556" w:name="_Toc470921673"/>
      <w:bookmarkStart w:id="557" w:name="_Toc30350"/>
      <w:r>
        <w:rPr>
          <w:lang w:eastAsia="zh-CN"/>
        </w:rPr>
        <w:t>6.</w:t>
      </w:r>
      <w:r>
        <w:rPr>
          <w:lang w:eastAsia="zh-CN"/>
        </w:rPr>
        <w:t>项目特别规定</w:t>
      </w:r>
      <w:bookmarkEnd w:id="556"/>
      <w:bookmarkEnd w:id="557"/>
    </w:p>
    <w:p w14:paraId="2DD0BED9"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58" w:author="y 19" w:date="2026-07-21T16:48:00Z" w16du:dateUtc="2026-07-21T08:48:00Z">
            <w:rPr>
              <w:lang w:eastAsia="zh-CN"/>
            </w:rPr>
          </w:rPrChange>
        </w:rPr>
        <w:pPrChange w:id="559"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60" w:author="y 19" w:date="2026-07-21T16:48:00Z" w16du:dateUtc="2026-07-21T08:48:00Z">
            <w:rPr>
              <w:rFonts w:hint="eastAsia"/>
              <w:lang w:eastAsia="zh-CN"/>
            </w:rPr>
          </w:rPrChange>
        </w:rPr>
        <w:t>1.</w:t>
      </w:r>
      <w:r w:rsidRPr="001505CC">
        <w:rPr>
          <w:rFonts w:cs="Times New Roman" w:hint="eastAsia"/>
          <w:color w:val="auto"/>
          <w:kern w:val="2"/>
          <w:sz w:val="28"/>
          <w:szCs w:val="24"/>
          <w:lang w:eastAsia="zh-CN"/>
          <w:rPrChange w:id="561" w:author="y 19" w:date="2026-07-21T16:48:00Z" w16du:dateUtc="2026-07-21T08:48:00Z">
            <w:rPr>
              <w:rFonts w:hint="eastAsia"/>
              <w:lang w:eastAsia="zh-CN"/>
            </w:rPr>
          </w:rPrChange>
        </w:rPr>
        <w:t>参赛选手应严格遵守竞赛规则和竞赛纪律，服从裁判员和竞赛工作人员的统一指挥安排，自觉维护赛场秩序，不得因申诉或对处理意见不服而停止竞赛，否则以弃权处理。</w:t>
      </w:r>
    </w:p>
    <w:p w14:paraId="3C364F04"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62" w:author="y 19" w:date="2026-07-21T16:48:00Z" w16du:dateUtc="2026-07-21T08:48:00Z">
            <w:rPr>
              <w:lang w:eastAsia="zh-CN"/>
            </w:rPr>
          </w:rPrChange>
        </w:rPr>
        <w:pPrChange w:id="563"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64" w:author="y 19" w:date="2026-07-21T16:48:00Z" w16du:dateUtc="2026-07-21T08:48:00Z">
            <w:rPr>
              <w:rFonts w:hint="eastAsia"/>
              <w:lang w:eastAsia="zh-CN"/>
            </w:rPr>
          </w:rPrChange>
        </w:rPr>
        <w:t>2.</w:t>
      </w:r>
      <w:r w:rsidRPr="001505CC">
        <w:rPr>
          <w:rFonts w:cs="Times New Roman" w:hint="eastAsia"/>
          <w:color w:val="auto"/>
          <w:kern w:val="2"/>
          <w:sz w:val="28"/>
          <w:szCs w:val="24"/>
          <w:lang w:eastAsia="zh-CN"/>
          <w:rPrChange w:id="565" w:author="y 19" w:date="2026-07-21T16:48:00Z" w16du:dateUtc="2026-07-21T08:48:00Z">
            <w:rPr>
              <w:rFonts w:hint="eastAsia"/>
              <w:lang w:eastAsia="zh-CN"/>
            </w:rPr>
          </w:rPrChange>
        </w:rPr>
        <w:t>参赛选手在赛前熟悉竞赛环境时，应该严格遵守承办单位规章制度，安全操作规程，杜绝出现安全事故。</w:t>
      </w:r>
    </w:p>
    <w:p w14:paraId="0A823189"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66" w:author="y 19" w:date="2026-07-21T16:48:00Z" w16du:dateUtc="2026-07-21T08:48:00Z">
            <w:rPr>
              <w:lang w:eastAsia="zh-CN"/>
            </w:rPr>
          </w:rPrChange>
        </w:rPr>
        <w:pPrChange w:id="567"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68" w:author="y 19" w:date="2026-07-21T16:48:00Z" w16du:dateUtc="2026-07-21T08:48:00Z">
            <w:rPr>
              <w:rFonts w:hint="eastAsia"/>
              <w:lang w:eastAsia="zh-CN"/>
            </w:rPr>
          </w:rPrChange>
        </w:rPr>
        <w:t>3.</w:t>
      </w:r>
      <w:r w:rsidRPr="001505CC">
        <w:rPr>
          <w:rFonts w:cs="Times New Roman" w:hint="eastAsia"/>
          <w:color w:val="auto"/>
          <w:kern w:val="2"/>
          <w:sz w:val="28"/>
          <w:szCs w:val="24"/>
          <w:lang w:eastAsia="zh-CN"/>
          <w:rPrChange w:id="569" w:author="y 19" w:date="2026-07-21T16:48:00Z" w16du:dateUtc="2026-07-21T08:48:00Z">
            <w:rPr>
              <w:rFonts w:hint="eastAsia"/>
              <w:lang w:eastAsia="zh-CN"/>
            </w:rPr>
          </w:rPrChange>
        </w:rPr>
        <w:t>参赛选手不得将通讯工具、任何技术资料、工具书、自编电子或文字资料、笔记本电脑、通讯工具、摄像工具以及其他即插即用的硬件设备带入比赛现场，否则取消选手比赛资格，并通报所在单位。</w:t>
      </w:r>
    </w:p>
    <w:p w14:paraId="3FB30985"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70" w:author="y 19" w:date="2026-07-21T16:48:00Z" w16du:dateUtc="2026-07-21T08:48:00Z">
            <w:rPr>
              <w:lang w:eastAsia="zh-CN"/>
            </w:rPr>
          </w:rPrChange>
        </w:rPr>
        <w:pPrChange w:id="571"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72" w:author="y 19" w:date="2026-07-21T16:48:00Z" w16du:dateUtc="2026-07-21T08:48:00Z">
            <w:rPr>
              <w:rFonts w:hint="eastAsia"/>
              <w:lang w:eastAsia="zh-CN"/>
            </w:rPr>
          </w:rPrChange>
        </w:rPr>
        <w:t>4.</w:t>
      </w:r>
      <w:r w:rsidRPr="001505CC">
        <w:rPr>
          <w:rFonts w:cs="Times New Roman" w:hint="eastAsia"/>
          <w:color w:val="auto"/>
          <w:kern w:val="2"/>
          <w:sz w:val="28"/>
          <w:szCs w:val="24"/>
          <w:lang w:eastAsia="zh-CN"/>
          <w:rPrChange w:id="573" w:author="y 19" w:date="2026-07-21T16:48:00Z" w16du:dateUtc="2026-07-21T08:48:00Z">
            <w:rPr>
              <w:rFonts w:hint="eastAsia"/>
              <w:lang w:eastAsia="zh-CN"/>
            </w:rPr>
          </w:rPrChange>
        </w:rPr>
        <w:t>参赛选手不得在比赛任何环节过程中或通过答题文档资料等泄露个人所在单位信息，一经发现按舞弊处理。</w:t>
      </w:r>
    </w:p>
    <w:p w14:paraId="5281085C"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74" w:author="y 19" w:date="2026-07-21T16:48:00Z" w16du:dateUtc="2026-07-21T08:48:00Z">
            <w:rPr>
              <w:lang w:eastAsia="zh-CN"/>
            </w:rPr>
          </w:rPrChange>
        </w:rPr>
        <w:pPrChange w:id="575"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76" w:author="y 19" w:date="2026-07-21T16:48:00Z" w16du:dateUtc="2026-07-21T08:48:00Z">
            <w:rPr>
              <w:rFonts w:hint="eastAsia"/>
              <w:lang w:eastAsia="zh-CN"/>
            </w:rPr>
          </w:rPrChange>
        </w:rPr>
        <w:t>5.</w:t>
      </w:r>
      <w:r w:rsidRPr="001505CC">
        <w:rPr>
          <w:rFonts w:cs="Times New Roman" w:hint="eastAsia"/>
          <w:color w:val="auto"/>
          <w:kern w:val="2"/>
          <w:sz w:val="28"/>
          <w:szCs w:val="24"/>
          <w:lang w:eastAsia="zh-CN"/>
          <w:rPrChange w:id="577" w:author="y 19" w:date="2026-07-21T16:48:00Z" w16du:dateUtc="2026-07-21T08:48:00Z">
            <w:rPr>
              <w:rFonts w:hint="eastAsia"/>
              <w:lang w:eastAsia="zh-CN"/>
            </w:rPr>
          </w:rPrChange>
        </w:rPr>
        <w:t>参赛选手应严格按竞赛流程进行竞赛。</w:t>
      </w:r>
    </w:p>
    <w:p w14:paraId="3B2A917B"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78" w:author="y 19" w:date="2026-07-21T16:48:00Z" w16du:dateUtc="2026-07-21T08:48:00Z">
            <w:rPr>
              <w:lang w:eastAsia="zh-CN"/>
            </w:rPr>
          </w:rPrChange>
        </w:rPr>
        <w:pPrChange w:id="579"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80" w:author="y 19" w:date="2026-07-21T16:48:00Z" w16du:dateUtc="2026-07-21T08:48:00Z">
            <w:rPr>
              <w:rFonts w:hint="eastAsia"/>
              <w:lang w:eastAsia="zh-CN"/>
            </w:rPr>
          </w:rPrChange>
        </w:rPr>
        <w:t>6.</w:t>
      </w:r>
      <w:r w:rsidRPr="001505CC">
        <w:rPr>
          <w:rFonts w:cs="Times New Roman" w:hint="eastAsia"/>
          <w:color w:val="auto"/>
          <w:kern w:val="2"/>
          <w:sz w:val="28"/>
          <w:szCs w:val="24"/>
          <w:lang w:eastAsia="zh-CN"/>
          <w:rPrChange w:id="581" w:author="y 19" w:date="2026-07-21T16:48:00Z" w16du:dateUtc="2026-07-21T08:48:00Z">
            <w:rPr>
              <w:rFonts w:hint="eastAsia"/>
              <w:lang w:eastAsia="zh-CN"/>
            </w:rPr>
          </w:rPrChange>
        </w:rPr>
        <w:t>参赛选手必须持本人身份证、并佩戴组委会签发的参赛证件，按竞赛规定的时间，到指定的场地参赛。</w:t>
      </w:r>
    </w:p>
    <w:p w14:paraId="6B1BF046"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82" w:author="y 19" w:date="2026-07-21T16:48:00Z" w16du:dateUtc="2026-07-21T08:48:00Z">
            <w:rPr>
              <w:lang w:eastAsia="zh-CN"/>
            </w:rPr>
          </w:rPrChange>
        </w:rPr>
        <w:pPrChange w:id="583"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84" w:author="y 19" w:date="2026-07-21T16:48:00Z" w16du:dateUtc="2026-07-21T08:48:00Z">
            <w:rPr>
              <w:rFonts w:hint="eastAsia"/>
              <w:lang w:eastAsia="zh-CN"/>
            </w:rPr>
          </w:rPrChange>
        </w:rPr>
        <w:t>7.</w:t>
      </w:r>
      <w:r w:rsidRPr="001505CC">
        <w:rPr>
          <w:rFonts w:cs="Times New Roman" w:hint="eastAsia"/>
          <w:color w:val="auto"/>
          <w:kern w:val="2"/>
          <w:sz w:val="28"/>
          <w:szCs w:val="24"/>
          <w:lang w:eastAsia="zh-CN"/>
          <w:rPrChange w:id="585" w:author="y 19" w:date="2026-07-21T16:48:00Z" w16du:dateUtc="2026-07-21T08:48:00Z">
            <w:rPr>
              <w:rFonts w:hint="eastAsia"/>
              <w:lang w:eastAsia="zh-CN"/>
            </w:rPr>
          </w:rPrChange>
        </w:rPr>
        <w:t>参赛选手须按时到赛场等候检录进入赛场，并按照指定赛台号参加比赛。正式竞赛开始尚未检录的选手，不得参加竞赛。已检录</w:t>
      </w:r>
      <w:r w:rsidRPr="001505CC">
        <w:rPr>
          <w:rFonts w:cs="Times New Roman" w:hint="eastAsia"/>
          <w:color w:val="auto"/>
          <w:kern w:val="2"/>
          <w:sz w:val="28"/>
          <w:szCs w:val="24"/>
          <w:lang w:eastAsia="zh-CN"/>
          <w:rPrChange w:id="586" w:author="y 19" w:date="2026-07-21T16:48:00Z" w16du:dateUtc="2026-07-21T08:48:00Z">
            <w:rPr>
              <w:rFonts w:hint="eastAsia"/>
              <w:lang w:eastAsia="zh-CN"/>
            </w:rPr>
          </w:rPrChange>
        </w:rPr>
        <w:lastRenderedPageBreak/>
        <w:t>入场的参赛选手未经允许，不得擅自离开。</w:t>
      </w:r>
    </w:p>
    <w:p w14:paraId="29DDB068"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87" w:author="y 19" w:date="2026-07-21T16:48:00Z" w16du:dateUtc="2026-07-21T08:48:00Z">
            <w:rPr>
              <w:lang w:eastAsia="zh-CN"/>
            </w:rPr>
          </w:rPrChange>
        </w:rPr>
        <w:pPrChange w:id="588"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89" w:author="y 19" w:date="2026-07-21T16:48:00Z" w16du:dateUtc="2026-07-21T08:48:00Z">
            <w:rPr>
              <w:rFonts w:hint="eastAsia"/>
              <w:lang w:eastAsia="zh-CN"/>
            </w:rPr>
          </w:rPrChange>
        </w:rPr>
        <w:t>8.</w:t>
      </w:r>
      <w:r w:rsidRPr="001505CC">
        <w:rPr>
          <w:rFonts w:cs="Times New Roman" w:hint="eastAsia"/>
          <w:color w:val="auto"/>
          <w:kern w:val="2"/>
          <w:sz w:val="28"/>
          <w:szCs w:val="24"/>
          <w:lang w:eastAsia="zh-CN"/>
          <w:rPrChange w:id="590" w:author="y 19" w:date="2026-07-21T16:48:00Z" w16du:dateUtc="2026-07-21T08:48:00Z">
            <w:rPr>
              <w:rFonts w:hint="eastAsia"/>
              <w:lang w:eastAsia="zh-CN"/>
            </w:rPr>
          </w:rPrChange>
        </w:rPr>
        <w:t>参赛选手按规定进入竞赛工位，在现场工作人员引导下，进行赛前准备，检查并确认竞赛设备、竞赛工位计算机和相关软件等。</w:t>
      </w:r>
    </w:p>
    <w:p w14:paraId="38C54CBD"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91" w:author="y 19" w:date="2026-07-21T16:48:00Z" w16du:dateUtc="2026-07-21T08:48:00Z">
            <w:rPr>
              <w:lang w:eastAsia="zh-CN"/>
            </w:rPr>
          </w:rPrChange>
        </w:rPr>
        <w:pPrChange w:id="592"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93" w:author="y 19" w:date="2026-07-21T16:48:00Z" w16du:dateUtc="2026-07-21T08:48:00Z">
            <w:rPr>
              <w:rFonts w:hint="eastAsia"/>
              <w:lang w:eastAsia="zh-CN"/>
            </w:rPr>
          </w:rPrChange>
        </w:rPr>
        <w:t>9.</w:t>
      </w:r>
      <w:r w:rsidRPr="001505CC">
        <w:rPr>
          <w:rFonts w:cs="Times New Roman" w:hint="eastAsia"/>
          <w:color w:val="auto"/>
          <w:kern w:val="2"/>
          <w:sz w:val="28"/>
          <w:szCs w:val="24"/>
          <w:lang w:eastAsia="zh-CN"/>
          <w:rPrChange w:id="594" w:author="y 19" w:date="2026-07-21T16:48:00Z" w16du:dateUtc="2026-07-21T08:48:00Z">
            <w:rPr>
              <w:rFonts w:hint="eastAsia"/>
              <w:lang w:eastAsia="zh-CN"/>
            </w:rPr>
          </w:rPrChange>
        </w:rPr>
        <w:t>裁判宣布比赛开始，参赛选手方可进行竞赛操作。</w:t>
      </w:r>
    </w:p>
    <w:p w14:paraId="041DC907"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95" w:author="y 19" w:date="2026-07-21T16:48:00Z" w16du:dateUtc="2026-07-21T08:48:00Z">
            <w:rPr>
              <w:lang w:eastAsia="zh-CN"/>
            </w:rPr>
          </w:rPrChange>
        </w:rPr>
        <w:pPrChange w:id="596"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597" w:author="y 19" w:date="2026-07-21T16:48:00Z" w16du:dateUtc="2026-07-21T08:48:00Z">
            <w:rPr>
              <w:rFonts w:hint="eastAsia"/>
              <w:lang w:eastAsia="zh-CN"/>
            </w:rPr>
          </w:rPrChange>
        </w:rPr>
        <w:t>10.</w:t>
      </w:r>
      <w:r w:rsidRPr="001505CC">
        <w:rPr>
          <w:rFonts w:cs="Times New Roman" w:hint="eastAsia"/>
          <w:color w:val="auto"/>
          <w:kern w:val="2"/>
          <w:sz w:val="28"/>
          <w:szCs w:val="24"/>
          <w:lang w:eastAsia="zh-CN"/>
          <w:rPrChange w:id="598" w:author="y 19" w:date="2026-07-21T16:48:00Z" w16du:dateUtc="2026-07-21T08:48:00Z">
            <w:rPr>
              <w:rFonts w:hint="eastAsia"/>
              <w:lang w:eastAsia="zh-CN"/>
            </w:rPr>
          </w:rPrChange>
        </w:rPr>
        <w:t>竞赛过程中，选手若需休息、饮水或去洗手间，一律计算在比赛时间内。饮水由赛场统一提供。</w:t>
      </w:r>
    </w:p>
    <w:p w14:paraId="05B5C745"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599" w:author="y 19" w:date="2026-07-21T16:48:00Z" w16du:dateUtc="2026-07-21T08:48:00Z">
            <w:rPr>
              <w:lang w:eastAsia="zh-CN"/>
            </w:rPr>
          </w:rPrChange>
        </w:rPr>
        <w:pPrChange w:id="600"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01" w:author="y 19" w:date="2026-07-21T16:48:00Z" w16du:dateUtc="2026-07-21T08:48:00Z">
            <w:rPr>
              <w:rFonts w:hint="eastAsia"/>
              <w:lang w:eastAsia="zh-CN"/>
            </w:rPr>
          </w:rPrChange>
        </w:rPr>
        <w:t>11.</w:t>
      </w:r>
      <w:r w:rsidRPr="001505CC">
        <w:rPr>
          <w:rFonts w:cs="Times New Roman" w:hint="eastAsia"/>
          <w:color w:val="auto"/>
          <w:kern w:val="2"/>
          <w:sz w:val="28"/>
          <w:szCs w:val="24"/>
          <w:lang w:eastAsia="zh-CN"/>
          <w:rPrChange w:id="602" w:author="y 19" w:date="2026-07-21T16:48:00Z" w16du:dateUtc="2026-07-21T08:48:00Z">
            <w:rPr>
              <w:rFonts w:hint="eastAsia"/>
              <w:lang w:eastAsia="zh-CN"/>
            </w:rPr>
          </w:rPrChange>
        </w:rPr>
        <w:t>竞赛过程中，参赛选手须严格遵守相关操作规程，确保人身及设备安全，并接受裁判员的监督和警示，若因选手个人因素造成人身安全事故和设备故障，不予延时，情节特别严重者，由大赛裁判组视具体情况作出处理决定（最高至终止比赛）并由裁判长上报竞赛监督仲裁组；若因非选手个人因素造成设备故障，由大赛裁判组视具体情况做出延时处理并由裁判长上报竞赛监督仲裁组。</w:t>
      </w:r>
    </w:p>
    <w:p w14:paraId="29AA5E9C"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03" w:author="y 19" w:date="2026-07-21T16:48:00Z" w16du:dateUtc="2026-07-21T08:48:00Z">
            <w:rPr>
              <w:lang w:eastAsia="zh-CN"/>
            </w:rPr>
          </w:rPrChange>
        </w:rPr>
        <w:pPrChange w:id="604"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05" w:author="y 19" w:date="2026-07-21T16:48:00Z" w16du:dateUtc="2026-07-21T08:48:00Z">
            <w:rPr>
              <w:rFonts w:hint="eastAsia"/>
              <w:lang w:eastAsia="zh-CN"/>
            </w:rPr>
          </w:rPrChange>
        </w:rPr>
        <w:t>12.</w:t>
      </w:r>
      <w:r w:rsidRPr="001505CC">
        <w:rPr>
          <w:rFonts w:cs="Times New Roman" w:hint="eastAsia"/>
          <w:color w:val="auto"/>
          <w:kern w:val="2"/>
          <w:sz w:val="28"/>
          <w:szCs w:val="24"/>
          <w:lang w:eastAsia="zh-CN"/>
          <w:rPrChange w:id="606" w:author="y 19" w:date="2026-07-21T16:48:00Z" w16du:dateUtc="2026-07-21T08:48:00Z">
            <w:rPr>
              <w:rFonts w:hint="eastAsia"/>
              <w:lang w:eastAsia="zh-CN"/>
            </w:rPr>
          </w:rPrChange>
        </w:rPr>
        <w:t>参赛选手在竞赛过程中不得擅自离开赛场，如有特殊情况，需经裁判员同意后，特殊处理。</w:t>
      </w:r>
    </w:p>
    <w:p w14:paraId="07FC5786"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07" w:author="y 19" w:date="2026-07-21T16:48:00Z" w16du:dateUtc="2026-07-21T08:48:00Z">
            <w:rPr>
              <w:lang w:eastAsia="zh-CN"/>
            </w:rPr>
          </w:rPrChange>
        </w:rPr>
        <w:pPrChange w:id="608"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09" w:author="y 19" w:date="2026-07-21T16:48:00Z" w16du:dateUtc="2026-07-21T08:48:00Z">
            <w:rPr>
              <w:rFonts w:hint="eastAsia"/>
              <w:lang w:eastAsia="zh-CN"/>
            </w:rPr>
          </w:rPrChange>
        </w:rPr>
        <w:t>13.</w:t>
      </w:r>
      <w:r w:rsidRPr="001505CC">
        <w:rPr>
          <w:rFonts w:cs="Times New Roman" w:hint="eastAsia"/>
          <w:color w:val="auto"/>
          <w:kern w:val="2"/>
          <w:sz w:val="28"/>
          <w:szCs w:val="24"/>
          <w:lang w:eastAsia="zh-CN"/>
          <w:rPrChange w:id="610" w:author="y 19" w:date="2026-07-21T16:48:00Z" w16du:dateUtc="2026-07-21T08:48:00Z">
            <w:rPr>
              <w:rFonts w:hint="eastAsia"/>
              <w:lang w:eastAsia="zh-CN"/>
            </w:rPr>
          </w:rPrChange>
        </w:rPr>
        <w:t>参赛选手在比赛过程中，如遇问题，需举手向裁判人员提问。理论考核部分，选手之间不得发生任何交流，否则按作弊处理。实操考核部分，团队之间不得发生任何交流，否则按作弊处理。</w:t>
      </w:r>
    </w:p>
    <w:p w14:paraId="76B662C7"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11" w:author="y 19" w:date="2026-07-21T16:48:00Z" w16du:dateUtc="2026-07-21T08:48:00Z">
            <w:rPr>
              <w:lang w:eastAsia="zh-CN"/>
            </w:rPr>
          </w:rPrChange>
        </w:rPr>
        <w:pPrChange w:id="612"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13" w:author="y 19" w:date="2026-07-21T16:48:00Z" w16du:dateUtc="2026-07-21T08:48:00Z">
            <w:rPr>
              <w:rFonts w:hint="eastAsia"/>
              <w:lang w:eastAsia="zh-CN"/>
            </w:rPr>
          </w:rPrChange>
        </w:rPr>
        <w:t>14.</w:t>
      </w:r>
      <w:r w:rsidRPr="001505CC">
        <w:rPr>
          <w:rFonts w:cs="Times New Roman" w:hint="eastAsia"/>
          <w:color w:val="auto"/>
          <w:kern w:val="2"/>
          <w:sz w:val="28"/>
          <w:szCs w:val="24"/>
          <w:lang w:eastAsia="zh-CN"/>
          <w:rPrChange w:id="614" w:author="y 19" w:date="2026-07-21T16:48:00Z" w16du:dateUtc="2026-07-21T08:48:00Z">
            <w:rPr>
              <w:rFonts w:hint="eastAsia"/>
              <w:lang w:eastAsia="zh-CN"/>
            </w:rPr>
          </w:rPrChange>
        </w:rPr>
        <w:t>裁判长在比赛结束前</w:t>
      </w:r>
      <w:r w:rsidRPr="001505CC">
        <w:rPr>
          <w:rFonts w:cs="Times New Roman" w:hint="eastAsia"/>
          <w:color w:val="auto"/>
          <w:kern w:val="2"/>
          <w:sz w:val="28"/>
          <w:szCs w:val="24"/>
          <w:lang w:eastAsia="zh-CN"/>
          <w:rPrChange w:id="615" w:author="y 19" w:date="2026-07-21T16:48:00Z" w16du:dateUtc="2026-07-21T08:48:00Z">
            <w:rPr>
              <w:rFonts w:hint="eastAsia"/>
              <w:lang w:eastAsia="zh-CN"/>
            </w:rPr>
          </w:rPrChange>
        </w:rPr>
        <w:t>15</w:t>
      </w:r>
      <w:r w:rsidRPr="001505CC">
        <w:rPr>
          <w:rFonts w:cs="Times New Roman" w:hint="eastAsia"/>
          <w:color w:val="auto"/>
          <w:kern w:val="2"/>
          <w:sz w:val="28"/>
          <w:szCs w:val="24"/>
          <w:lang w:eastAsia="zh-CN"/>
          <w:rPrChange w:id="616" w:author="y 19" w:date="2026-07-21T16:48:00Z" w16du:dateUtc="2026-07-21T08:48:00Z">
            <w:rPr>
              <w:rFonts w:hint="eastAsia"/>
              <w:lang w:eastAsia="zh-CN"/>
            </w:rPr>
          </w:rPrChange>
        </w:rPr>
        <w:t>分钟对选手做出提示。裁判长宣布比赛结束后，选手应立即停止竞赛操作，并按下竞赛设备停止键，现场裁判员监督竞赛设备的停止，在规定时间内必须完成操作并提交，如选手未按规定执行，裁判有权按下竞赛设备停止键，要求选手至指定位置。</w:t>
      </w:r>
    </w:p>
    <w:p w14:paraId="4DF867D9"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17" w:author="y 19" w:date="2026-07-21T16:48:00Z" w16du:dateUtc="2026-07-21T08:48:00Z">
            <w:rPr>
              <w:lang w:eastAsia="zh-CN"/>
            </w:rPr>
          </w:rPrChange>
        </w:rPr>
        <w:pPrChange w:id="618"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19" w:author="y 19" w:date="2026-07-21T16:48:00Z" w16du:dateUtc="2026-07-21T08:48:00Z">
            <w:rPr>
              <w:rFonts w:hint="eastAsia"/>
              <w:lang w:eastAsia="zh-CN"/>
            </w:rPr>
          </w:rPrChange>
        </w:rPr>
        <w:t>15.</w:t>
      </w:r>
      <w:r w:rsidRPr="001505CC">
        <w:rPr>
          <w:rFonts w:cs="Times New Roman" w:hint="eastAsia"/>
          <w:color w:val="auto"/>
          <w:kern w:val="2"/>
          <w:sz w:val="28"/>
          <w:szCs w:val="24"/>
          <w:lang w:eastAsia="zh-CN"/>
          <w:rPrChange w:id="620" w:author="y 19" w:date="2026-07-21T16:48:00Z" w16du:dateUtc="2026-07-21T08:48:00Z">
            <w:rPr>
              <w:rFonts w:hint="eastAsia"/>
              <w:lang w:eastAsia="zh-CN"/>
            </w:rPr>
          </w:rPrChange>
        </w:rPr>
        <w:t>比赛结束，参赛选手应立即清理现场，包括竞赛设备及周边卫生并恢复竞赛设备原始状态等。经现场裁判员和现场工作人员确认后方可离开工位。经裁判长统一确认后，选手统一离开赛场。</w:t>
      </w:r>
    </w:p>
    <w:p w14:paraId="4DB4DDE7"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21" w:author="y 19" w:date="2026-07-21T16:48:00Z" w16du:dateUtc="2026-07-21T08:48:00Z">
            <w:rPr>
              <w:lang w:eastAsia="zh"/>
            </w:rPr>
          </w:rPrChange>
        </w:rPr>
        <w:pPrChange w:id="622" w:author="y 19" w:date="2026-07-21T16:48:00Z" w16du:dateUtc="2026-07-21T08:48:00Z">
          <w:pPr>
            <w:ind w:firstLine="640"/>
          </w:pPr>
        </w:pPrChange>
      </w:pPr>
      <w:r w:rsidRPr="001505CC">
        <w:rPr>
          <w:rFonts w:cs="Times New Roman" w:hint="eastAsia"/>
          <w:color w:val="auto"/>
          <w:kern w:val="2"/>
          <w:sz w:val="28"/>
          <w:szCs w:val="24"/>
          <w:lang w:eastAsia="zh-CN"/>
          <w:rPrChange w:id="623" w:author="y 19" w:date="2026-07-21T16:48:00Z" w16du:dateUtc="2026-07-21T08:48:00Z">
            <w:rPr>
              <w:rFonts w:hint="eastAsia"/>
              <w:lang w:eastAsia="zh-CN"/>
            </w:rPr>
          </w:rPrChange>
        </w:rPr>
        <w:t>16.</w:t>
      </w:r>
      <w:r w:rsidRPr="001505CC">
        <w:rPr>
          <w:rFonts w:cs="Times New Roman" w:hint="eastAsia"/>
          <w:color w:val="auto"/>
          <w:kern w:val="2"/>
          <w:sz w:val="28"/>
          <w:szCs w:val="24"/>
          <w:lang w:eastAsia="zh-CN"/>
          <w:rPrChange w:id="624" w:author="y 19" w:date="2026-07-21T16:48:00Z" w16du:dateUtc="2026-07-21T08:48:00Z">
            <w:rPr>
              <w:rFonts w:hint="eastAsia"/>
              <w:lang w:eastAsia="zh-CN"/>
            </w:rPr>
          </w:rPrChange>
        </w:rPr>
        <w:t>参赛选手在竞赛期间未经组委会的批准，不得接受其他单位和个人进行的与竞赛内容相关的采访；参赛选手不得私自公开比赛相关资料</w:t>
      </w:r>
      <w:r w:rsidRPr="001505CC">
        <w:rPr>
          <w:rFonts w:cs="Times New Roman" w:hint="eastAsia"/>
          <w:color w:val="auto"/>
          <w:kern w:val="2"/>
          <w:sz w:val="28"/>
          <w:szCs w:val="24"/>
          <w:lang w:eastAsia="zh-CN"/>
          <w:rPrChange w:id="625" w:author="y 19" w:date="2026-07-21T16:48:00Z" w16du:dateUtc="2026-07-21T08:48:00Z">
            <w:rPr>
              <w:rFonts w:hint="eastAsia"/>
              <w:lang w:eastAsia="zh"/>
            </w:rPr>
          </w:rPrChange>
        </w:rPr>
        <w:t>。</w:t>
      </w:r>
    </w:p>
    <w:p w14:paraId="2EB1BA3D" w14:textId="77777777" w:rsidR="00E438C6" w:rsidRDefault="00000000">
      <w:pPr>
        <w:pStyle w:val="1"/>
        <w:spacing w:before="120" w:after="120"/>
        <w:rPr>
          <w:lang w:eastAsia="zh-CN"/>
        </w:rPr>
      </w:pPr>
      <w:bookmarkStart w:id="626" w:name="_Toc796782213"/>
      <w:bookmarkStart w:id="627" w:name="_Toc14775"/>
      <w:bookmarkStart w:id="628" w:name="_Toc501155330"/>
      <w:bookmarkStart w:id="629" w:name="_Toc1782527807"/>
      <w:bookmarkStart w:id="630" w:name="_Toc1621795064"/>
      <w:r>
        <w:rPr>
          <w:lang w:eastAsia="zh-CN"/>
        </w:rPr>
        <w:lastRenderedPageBreak/>
        <w:t>7.</w:t>
      </w:r>
      <w:r>
        <w:rPr>
          <w:lang w:eastAsia="zh-CN"/>
        </w:rPr>
        <w:t>赛场布局要求</w:t>
      </w:r>
      <w:bookmarkEnd w:id="626"/>
      <w:bookmarkEnd w:id="627"/>
      <w:bookmarkEnd w:id="628"/>
      <w:bookmarkEnd w:id="629"/>
      <w:bookmarkEnd w:id="630"/>
    </w:p>
    <w:p w14:paraId="73428F66" w14:textId="537CAC48" w:rsidR="00E438C6" w:rsidRPr="001505CC" w:rsidRDefault="00000000" w:rsidP="001505CC">
      <w:pPr>
        <w:widowControl w:val="0"/>
        <w:ind w:firstLineChars="0" w:firstLine="480"/>
        <w:jc w:val="both"/>
        <w:rPr>
          <w:rFonts w:cs="Times New Roman"/>
          <w:color w:val="auto"/>
          <w:kern w:val="2"/>
          <w:sz w:val="28"/>
          <w:szCs w:val="24"/>
          <w:lang w:eastAsia="zh-CN"/>
          <w:rPrChange w:id="631" w:author="y 19" w:date="2026-07-21T16:48:00Z" w16du:dateUtc="2026-07-21T08:48:00Z">
            <w:rPr>
              <w:lang w:eastAsia="zh-CN"/>
            </w:rPr>
          </w:rPrChange>
        </w:rPr>
        <w:pPrChange w:id="632" w:author="y 19" w:date="2026-07-21T16:48:00Z" w16du:dateUtc="2026-07-21T08:48:00Z">
          <w:pPr>
            <w:ind w:firstLine="640"/>
          </w:pPr>
        </w:pPrChange>
      </w:pPr>
      <w:r w:rsidRPr="001505CC">
        <w:rPr>
          <w:rFonts w:cs="Times New Roman" w:hint="eastAsia"/>
          <w:color w:val="auto"/>
          <w:kern w:val="2"/>
          <w:sz w:val="28"/>
          <w:szCs w:val="24"/>
          <w:lang w:eastAsia="zh-CN"/>
          <w:rPrChange w:id="633" w:author="y 19" w:date="2026-07-21T16:48:00Z" w16du:dateUtc="2026-07-21T08:48:00Z">
            <w:rPr>
              <w:rFonts w:hint="eastAsia"/>
              <w:lang w:eastAsia="zh-CN"/>
            </w:rPr>
          </w:rPrChange>
        </w:rPr>
        <w:t>选拔赛的场地面积根据参赛选手人数确定，每一位参赛选手的工位面积不少</w:t>
      </w:r>
      <w:proofErr w:type="gramStart"/>
      <w:r w:rsidRPr="001505CC">
        <w:rPr>
          <w:rFonts w:cs="Times New Roman" w:hint="eastAsia"/>
          <w:color w:val="auto"/>
          <w:kern w:val="2"/>
          <w:sz w:val="28"/>
          <w:szCs w:val="24"/>
          <w:lang w:eastAsia="zh-CN"/>
          <w:rPrChange w:id="634" w:author="y 19" w:date="2026-07-21T16:48:00Z" w16du:dateUtc="2026-07-21T08:48:00Z">
            <w:rPr>
              <w:rFonts w:hint="eastAsia"/>
              <w:lang w:eastAsia="zh-CN"/>
            </w:rPr>
          </w:rPrChange>
        </w:rPr>
        <w:t>于</w:t>
      </w:r>
      <w:r w:rsidRPr="001505CC">
        <w:rPr>
          <w:rFonts w:cs="Times New Roman" w:hint="eastAsia"/>
          <w:color w:val="auto"/>
          <w:kern w:val="2"/>
          <w:sz w:val="28"/>
          <w:szCs w:val="24"/>
          <w:lang w:eastAsia="zh-CN"/>
          <w:rPrChange w:id="635" w:author="y 19" w:date="2026-07-21T16:48:00Z" w16du:dateUtc="2026-07-21T08:48:00Z">
            <w:rPr>
              <w:rFonts w:hint="eastAsia"/>
              <w:lang w:eastAsia="zh-CN"/>
            </w:rPr>
          </w:rPrChange>
        </w:rPr>
        <w:t xml:space="preserve"> 2</w:t>
      </w:r>
      <w:ins w:id="636" w:author="y 19" w:date="2026-07-21T16:50:00Z" w16du:dateUtc="2026-07-21T08:50:00Z">
        <w:r w:rsidR="001505CC">
          <w:rPr>
            <w:rFonts w:cs="Times New Roman" w:hint="eastAsia"/>
            <w:color w:val="auto"/>
            <w:kern w:val="2"/>
            <w:sz w:val="28"/>
            <w:szCs w:val="24"/>
            <w:lang w:eastAsia="zh-CN"/>
          </w:rPr>
          <w:t xml:space="preserve"> </w:t>
        </w:r>
        <w:proofErr w:type="gramEnd"/>
        <w:r w:rsidR="001505CC">
          <w:rPr>
            <w:rFonts w:cs="Times New Roman" w:hint="eastAsia"/>
            <w:color w:val="auto"/>
            <w:kern w:val="2"/>
            <w:sz w:val="28"/>
            <w:szCs w:val="24"/>
            <w:lang w:eastAsia="zh-CN"/>
          </w:rPr>
          <w:t>m</w:t>
        </w:r>
        <w:r w:rsidR="001505CC">
          <w:rPr>
            <w:rFonts w:cs="Times New Roman" w:hint="eastAsia"/>
            <w:color w:val="auto"/>
            <w:kern w:val="2"/>
            <w:sz w:val="28"/>
            <w:szCs w:val="24"/>
            <w:lang w:eastAsia="zh-CN"/>
          </w:rPr>
          <w:t>²</w:t>
        </w:r>
      </w:ins>
      <w:del w:id="637" w:author="y 19" w:date="2026-07-21T16:50:00Z" w16du:dateUtc="2026-07-21T08:50:00Z">
        <w:r w:rsidRPr="001505CC" w:rsidDel="001505CC">
          <w:rPr>
            <w:rFonts w:cs="Times New Roman" w:hint="eastAsia"/>
            <w:color w:val="auto"/>
            <w:kern w:val="2"/>
            <w:sz w:val="28"/>
            <w:szCs w:val="24"/>
            <w:lang w:eastAsia="zh-CN"/>
            <w:rPrChange w:id="638" w:author="y 19" w:date="2026-07-21T16:48:00Z" w16du:dateUtc="2026-07-21T08:48:00Z">
              <w:rPr>
                <w:rFonts w:hint="eastAsia"/>
                <w:lang w:eastAsia="zh-CN"/>
              </w:rPr>
            </w:rPrChange>
          </w:rPr>
          <w:delText>M</w:delText>
        </w:r>
        <w:r w:rsidRPr="001505CC" w:rsidDel="001505CC">
          <w:rPr>
            <w:rFonts w:cs="Times New Roman"/>
            <w:color w:val="auto"/>
            <w:kern w:val="2"/>
            <w:sz w:val="28"/>
            <w:szCs w:val="24"/>
            <w:lang w:eastAsia="zh-CN"/>
            <w:rPrChange w:id="639" w:author="y 19" w:date="2026-07-21T16:48:00Z" w16du:dateUtc="2026-07-21T08:48:00Z">
              <w:rPr>
                <w:vertAlign w:val="superscript"/>
                <w:lang w:eastAsia="zh-CN"/>
              </w:rPr>
            </w:rPrChange>
          </w:rPr>
          <w:delText>2</w:delText>
        </w:r>
      </w:del>
      <w:r w:rsidRPr="001505CC">
        <w:rPr>
          <w:rFonts w:cs="Times New Roman" w:hint="eastAsia"/>
          <w:color w:val="auto"/>
          <w:kern w:val="2"/>
          <w:sz w:val="28"/>
          <w:szCs w:val="24"/>
          <w:lang w:eastAsia="zh-CN"/>
          <w:rPrChange w:id="640" w:author="y 19" w:date="2026-07-21T16:48:00Z" w16du:dateUtc="2026-07-21T08:48:00Z">
            <w:rPr>
              <w:rFonts w:hint="eastAsia"/>
              <w:lang w:eastAsia="zh-CN"/>
            </w:rPr>
          </w:rPrChange>
        </w:rPr>
        <w:t>。</w:t>
      </w:r>
    </w:p>
    <w:p w14:paraId="5B8422B5" w14:textId="77777777" w:rsidR="00E438C6" w:rsidRDefault="00000000">
      <w:pPr>
        <w:pStyle w:val="1"/>
        <w:spacing w:before="120" w:after="120"/>
        <w:rPr>
          <w:lang w:eastAsia="zh-CN"/>
        </w:rPr>
      </w:pPr>
      <w:bookmarkStart w:id="641" w:name="_Toc2045644250"/>
      <w:bookmarkStart w:id="642" w:name="_Toc170796638"/>
      <w:bookmarkStart w:id="643" w:name="_Toc296850881"/>
      <w:bookmarkStart w:id="644" w:name="_Toc755558143"/>
      <w:bookmarkStart w:id="645" w:name="_Toc10540"/>
      <w:r>
        <w:rPr>
          <w:lang w:eastAsia="zh-CN"/>
        </w:rPr>
        <w:t>8.</w:t>
      </w:r>
      <w:r>
        <w:rPr>
          <w:lang w:eastAsia="zh-CN"/>
        </w:rPr>
        <w:t>健康安全和绿色环保</w:t>
      </w:r>
      <w:bookmarkEnd w:id="641"/>
      <w:bookmarkEnd w:id="642"/>
      <w:bookmarkEnd w:id="643"/>
      <w:bookmarkEnd w:id="644"/>
      <w:bookmarkEnd w:id="645"/>
    </w:p>
    <w:p w14:paraId="77344DE5"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46" w:author="y 19" w:date="2026-07-21T16:48:00Z" w16du:dateUtc="2026-07-21T08:48:00Z">
            <w:rPr>
              <w:lang w:eastAsia="zh-CN"/>
            </w:rPr>
          </w:rPrChange>
        </w:rPr>
        <w:pPrChange w:id="647"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48" w:author="y 19" w:date="2026-07-21T16:48:00Z" w16du:dateUtc="2026-07-21T08:48:00Z">
            <w:rPr>
              <w:rFonts w:hint="eastAsia"/>
              <w:lang w:eastAsia="zh"/>
            </w:rPr>
          </w:rPrChange>
        </w:rPr>
        <w:t>赛</w:t>
      </w:r>
      <w:r w:rsidRPr="001505CC">
        <w:rPr>
          <w:rFonts w:cs="Times New Roman" w:hint="eastAsia"/>
          <w:color w:val="auto"/>
          <w:kern w:val="2"/>
          <w:sz w:val="28"/>
          <w:szCs w:val="24"/>
          <w:lang w:eastAsia="zh-CN"/>
          <w:rPrChange w:id="649" w:author="y 19" w:date="2026-07-21T16:48:00Z" w16du:dateUtc="2026-07-21T08:48:00Z">
            <w:rPr>
              <w:rFonts w:hint="eastAsia"/>
              <w:lang w:eastAsia="zh-CN"/>
            </w:rPr>
          </w:rPrChange>
        </w:rPr>
        <w:t>项安全是技能竞赛一切工作顺利开展的先决条件，是赛项筹备和运行工作必须考虑的核心问题。采取切实有效措施保证大赛期间参赛选手、指导教师、裁判员、工作人员及观众的人身安全。</w:t>
      </w:r>
    </w:p>
    <w:p w14:paraId="2C9D49B9"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50" w:author="y 19" w:date="2026-07-21T16:48:00Z" w16du:dateUtc="2026-07-21T08:48:00Z">
            <w:rPr>
              <w:lang w:eastAsia="zh-CN"/>
            </w:rPr>
          </w:rPrChange>
        </w:rPr>
        <w:pPrChange w:id="651"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52" w:author="y 19" w:date="2026-07-21T16:48:00Z" w16du:dateUtc="2026-07-21T08:48:00Z">
            <w:rPr>
              <w:rFonts w:hint="eastAsia"/>
              <w:lang w:eastAsia="zh-CN"/>
            </w:rPr>
          </w:rPrChange>
        </w:rPr>
        <w:t>1.</w:t>
      </w:r>
      <w:r w:rsidRPr="001505CC">
        <w:rPr>
          <w:rFonts w:cs="Times New Roman" w:hint="eastAsia"/>
          <w:color w:val="auto"/>
          <w:kern w:val="2"/>
          <w:sz w:val="28"/>
          <w:szCs w:val="24"/>
          <w:lang w:eastAsia="zh-CN"/>
          <w:rPrChange w:id="653" w:author="y 19" w:date="2026-07-21T16:48:00Z" w16du:dateUtc="2026-07-21T08:48:00Z">
            <w:rPr>
              <w:rFonts w:hint="eastAsia"/>
              <w:lang w:eastAsia="zh-CN"/>
            </w:rPr>
          </w:rPrChange>
        </w:rPr>
        <w:t>须在赛前组织专人对比赛现场、住宿场所和交通保障进行考察，并对安全工作提出明确要求。赛场的布置，赛场内的器材、设备，应符合国家有关安全规定。如有必要，也可进行赛场仿真模拟测试，以发现可能出现的问题。承办学校赛前须按照要求排除安全隐患。</w:t>
      </w:r>
    </w:p>
    <w:p w14:paraId="2921F7AE"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54" w:author="y 19" w:date="2026-07-21T16:48:00Z" w16du:dateUtc="2026-07-21T08:48:00Z">
            <w:rPr>
              <w:lang w:eastAsia="zh-CN"/>
            </w:rPr>
          </w:rPrChange>
        </w:rPr>
        <w:pPrChange w:id="655"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56" w:author="y 19" w:date="2026-07-21T16:48:00Z" w16du:dateUtc="2026-07-21T08:48:00Z">
            <w:rPr>
              <w:rFonts w:hint="eastAsia"/>
              <w:lang w:eastAsia="zh-CN"/>
            </w:rPr>
          </w:rPrChange>
        </w:rPr>
        <w:t>2.</w:t>
      </w:r>
      <w:r w:rsidRPr="001505CC">
        <w:rPr>
          <w:rFonts w:cs="Times New Roman" w:hint="eastAsia"/>
          <w:color w:val="auto"/>
          <w:kern w:val="2"/>
          <w:sz w:val="28"/>
          <w:szCs w:val="24"/>
          <w:lang w:eastAsia="zh-CN"/>
          <w:rPrChange w:id="657" w:author="y 19" w:date="2026-07-21T16:48:00Z" w16du:dateUtc="2026-07-21T08:48:00Z">
            <w:rPr>
              <w:rFonts w:hint="eastAsia"/>
              <w:lang w:eastAsia="zh-CN"/>
            </w:rPr>
          </w:rPrChange>
        </w:rPr>
        <w:t>赛场周围要设立警戒线，要求所有参赛人员必须凭有效证件进入场地，防止无关人员进入发生意外事件。比赛现场应参照相关职业岗位的要求为选手提供必要的劳动保护。在具有危险性的操作环节，裁判员要严防选手出现错误操作。</w:t>
      </w:r>
    </w:p>
    <w:p w14:paraId="17278DE7"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58" w:author="y 19" w:date="2026-07-21T16:48:00Z" w16du:dateUtc="2026-07-21T08:48:00Z">
            <w:rPr>
              <w:lang w:eastAsia="zh-CN"/>
            </w:rPr>
          </w:rPrChange>
        </w:rPr>
        <w:pPrChange w:id="659"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60" w:author="y 19" w:date="2026-07-21T16:48:00Z" w16du:dateUtc="2026-07-21T08:48:00Z">
            <w:rPr>
              <w:rFonts w:hint="eastAsia"/>
              <w:lang w:eastAsia="zh-CN"/>
            </w:rPr>
          </w:rPrChange>
        </w:rPr>
        <w:t>3.</w:t>
      </w:r>
      <w:r w:rsidRPr="001505CC">
        <w:rPr>
          <w:rFonts w:cs="Times New Roman" w:hint="eastAsia"/>
          <w:color w:val="auto"/>
          <w:kern w:val="2"/>
          <w:sz w:val="28"/>
          <w:szCs w:val="24"/>
          <w:lang w:eastAsia="zh-CN"/>
          <w:rPrChange w:id="661" w:author="y 19" w:date="2026-07-21T16:48:00Z" w16du:dateUtc="2026-07-21T08:48:00Z">
            <w:rPr>
              <w:rFonts w:hint="eastAsia"/>
              <w:lang w:eastAsia="zh-CN"/>
            </w:rPr>
          </w:rPrChange>
        </w:rPr>
        <w:t>承办学校应提供保证应急预案实施的条件。对于比赛内容涉及高空作业、可能有坠物、大用电量、易发生火灾等情况的赛项，必须明确制度和预案，并配备急救人员与设施。</w:t>
      </w:r>
    </w:p>
    <w:p w14:paraId="637B9987"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62" w:author="y 19" w:date="2026-07-21T16:48:00Z" w16du:dateUtc="2026-07-21T08:48:00Z">
            <w:rPr>
              <w:lang w:eastAsia="zh-CN"/>
            </w:rPr>
          </w:rPrChange>
        </w:rPr>
        <w:pPrChange w:id="663"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64" w:author="y 19" w:date="2026-07-21T16:48:00Z" w16du:dateUtc="2026-07-21T08:48:00Z">
            <w:rPr>
              <w:rFonts w:hint="eastAsia"/>
              <w:lang w:eastAsia="zh-CN"/>
            </w:rPr>
          </w:rPrChange>
        </w:rPr>
        <w:t>4.</w:t>
      </w:r>
      <w:r w:rsidRPr="001505CC">
        <w:rPr>
          <w:rFonts w:cs="Times New Roman" w:hint="eastAsia"/>
          <w:color w:val="auto"/>
          <w:kern w:val="2"/>
          <w:sz w:val="28"/>
          <w:szCs w:val="24"/>
          <w:lang w:eastAsia="zh-CN"/>
          <w:rPrChange w:id="665" w:author="y 19" w:date="2026-07-21T16:48:00Z" w16du:dateUtc="2026-07-21T08:48:00Z">
            <w:rPr>
              <w:rFonts w:hint="eastAsia"/>
              <w:lang w:eastAsia="zh-CN"/>
            </w:rPr>
          </w:rPrChange>
        </w:rPr>
        <w:t>严格控制与参赛无关的易燃易爆以及各类危险品进入比赛场地，不许随便携带书包进入赛场。</w:t>
      </w:r>
    </w:p>
    <w:p w14:paraId="17BDBC3E"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66" w:author="y 19" w:date="2026-07-21T16:48:00Z" w16du:dateUtc="2026-07-21T08:48:00Z">
            <w:rPr>
              <w:lang w:eastAsia="zh-CN"/>
            </w:rPr>
          </w:rPrChange>
        </w:rPr>
        <w:pPrChange w:id="667"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68" w:author="y 19" w:date="2026-07-21T16:48:00Z" w16du:dateUtc="2026-07-21T08:48:00Z">
            <w:rPr>
              <w:rFonts w:hint="eastAsia"/>
              <w:lang w:eastAsia="zh-CN"/>
            </w:rPr>
          </w:rPrChange>
        </w:rPr>
        <w:t>5.</w:t>
      </w:r>
      <w:r w:rsidRPr="001505CC">
        <w:rPr>
          <w:rFonts w:cs="Times New Roman" w:hint="eastAsia"/>
          <w:color w:val="auto"/>
          <w:kern w:val="2"/>
          <w:sz w:val="28"/>
          <w:szCs w:val="24"/>
          <w:lang w:eastAsia="zh-CN"/>
          <w:rPrChange w:id="669" w:author="y 19" w:date="2026-07-21T16:48:00Z" w16du:dateUtc="2026-07-21T08:48:00Z">
            <w:rPr>
              <w:rFonts w:hint="eastAsia"/>
              <w:lang w:eastAsia="zh-CN"/>
            </w:rPr>
          </w:rPrChange>
        </w:rPr>
        <w:t>配备先进的仪器，防止有人利用电磁波干扰比赛秩序。大赛现场需对赛场进行网络安全控制，以免场内外信息交互，充分体现大赛的严肃、公平和公正性。</w:t>
      </w:r>
    </w:p>
    <w:p w14:paraId="64EB5516"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70" w:author="y 19" w:date="2026-07-21T16:48:00Z" w16du:dateUtc="2026-07-21T08:48:00Z">
            <w:rPr>
              <w:lang w:eastAsia="zh-CN"/>
            </w:rPr>
          </w:rPrChange>
        </w:rPr>
        <w:pPrChange w:id="671" w:author="y 19" w:date="2026-07-21T16:48:00Z" w16du:dateUtc="2026-07-21T08:48:00Z">
          <w:pPr>
            <w:widowControl w:val="0"/>
            <w:ind w:firstLine="640"/>
          </w:pPr>
        </w:pPrChange>
      </w:pPr>
      <w:r w:rsidRPr="001505CC">
        <w:rPr>
          <w:rFonts w:cs="Times New Roman" w:hint="eastAsia"/>
          <w:color w:val="auto"/>
          <w:kern w:val="2"/>
          <w:sz w:val="28"/>
          <w:szCs w:val="24"/>
          <w:lang w:eastAsia="zh-CN"/>
          <w:rPrChange w:id="672" w:author="y 19" w:date="2026-07-21T16:48:00Z" w16du:dateUtc="2026-07-21T08:48:00Z">
            <w:rPr>
              <w:rFonts w:hint="eastAsia"/>
              <w:lang w:eastAsia="zh-CN"/>
            </w:rPr>
          </w:rPrChange>
        </w:rPr>
        <w:t>6.</w:t>
      </w:r>
      <w:r w:rsidRPr="001505CC">
        <w:rPr>
          <w:rFonts w:cs="Times New Roman" w:hint="eastAsia"/>
          <w:color w:val="auto"/>
          <w:kern w:val="2"/>
          <w:sz w:val="28"/>
          <w:szCs w:val="24"/>
          <w:lang w:eastAsia="zh-CN"/>
          <w:rPrChange w:id="673" w:author="y 19" w:date="2026-07-21T16:48:00Z" w16du:dateUtc="2026-07-21T08:48:00Z">
            <w:rPr>
              <w:rFonts w:hint="eastAsia"/>
              <w:lang w:eastAsia="zh-CN"/>
            </w:rPr>
          </w:rPrChange>
        </w:rPr>
        <w:t>承办学校制定开放赛场和体验区的人员疏导方案。赛场环境中存在人员密集、车流人流交错的区域，除了设置齐全的指示标志外，须增加引导人员，并开辟备用通道。</w:t>
      </w:r>
    </w:p>
    <w:p w14:paraId="332C2088"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74" w:author="y 19" w:date="2026-07-21T16:48:00Z" w16du:dateUtc="2026-07-21T08:48:00Z">
            <w:rPr>
              <w:lang w:eastAsia="zh-CN"/>
            </w:rPr>
          </w:rPrChange>
        </w:rPr>
        <w:pPrChange w:id="675" w:author="y 19" w:date="2026-07-21T16:48:00Z" w16du:dateUtc="2026-07-21T08:48:00Z">
          <w:pPr>
            <w:ind w:firstLine="640"/>
          </w:pPr>
        </w:pPrChange>
      </w:pPr>
      <w:r w:rsidRPr="001505CC">
        <w:rPr>
          <w:rFonts w:cs="Times New Roman" w:hint="eastAsia"/>
          <w:color w:val="auto"/>
          <w:kern w:val="2"/>
          <w:sz w:val="28"/>
          <w:szCs w:val="24"/>
          <w:lang w:eastAsia="zh-CN"/>
          <w:rPrChange w:id="676" w:author="y 19" w:date="2026-07-21T16:48:00Z" w16du:dateUtc="2026-07-21T08:48:00Z">
            <w:rPr>
              <w:rFonts w:hint="eastAsia"/>
              <w:lang w:eastAsia="zh-CN"/>
            </w:rPr>
          </w:rPrChange>
        </w:rPr>
        <w:t>7.</w:t>
      </w:r>
      <w:r w:rsidRPr="001505CC">
        <w:rPr>
          <w:rFonts w:cs="Times New Roman" w:hint="eastAsia"/>
          <w:color w:val="auto"/>
          <w:kern w:val="2"/>
          <w:sz w:val="28"/>
          <w:szCs w:val="24"/>
          <w:lang w:eastAsia="zh-CN"/>
          <w:rPrChange w:id="677" w:author="y 19" w:date="2026-07-21T16:48:00Z" w16du:dateUtc="2026-07-21T08:48:00Z">
            <w:rPr>
              <w:rFonts w:hint="eastAsia"/>
              <w:lang w:eastAsia="zh-CN"/>
            </w:rPr>
          </w:rPrChange>
        </w:rPr>
        <w:t>大赛期间，承办学校须在赛场管理的关键岗位，增加力量，建立安全管理日志</w:t>
      </w:r>
      <w:r w:rsidRPr="001505CC">
        <w:rPr>
          <w:rFonts w:cs="Times New Roman"/>
          <w:color w:val="auto"/>
          <w:kern w:val="2"/>
          <w:sz w:val="28"/>
          <w:szCs w:val="24"/>
          <w:lang w:eastAsia="zh-CN"/>
          <w:rPrChange w:id="678" w:author="y 19" w:date="2026-07-21T16:48:00Z" w16du:dateUtc="2026-07-21T08:48:00Z">
            <w:rPr>
              <w:lang w:eastAsia="zh-CN"/>
            </w:rPr>
          </w:rPrChange>
        </w:rPr>
        <w:t>。</w:t>
      </w:r>
    </w:p>
    <w:p w14:paraId="3EE8DEB1" w14:textId="77777777" w:rsidR="00E438C6" w:rsidRDefault="00000000">
      <w:pPr>
        <w:pStyle w:val="1"/>
        <w:spacing w:before="120" w:after="120"/>
        <w:rPr>
          <w:lang w:eastAsia="zh-CN"/>
        </w:rPr>
      </w:pPr>
      <w:bookmarkStart w:id="679" w:name="_Toc317740212"/>
      <w:bookmarkStart w:id="680" w:name="_Toc785248768"/>
      <w:bookmarkStart w:id="681" w:name="_Toc7278"/>
      <w:bookmarkStart w:id="682" w:name="_Toc513201890"/>
      <w:bookmarkStart w:id="683" w:name="_Toc50826306"/>
      <w:r>
        <w:rPr>
          <w:lang w:eastAsia="zh-CN"/>
        </w:rPr>
        <w:lastRenderedPageBreak/>
        <w:t>9.</w:t>
      </w:r>
      <w:r>
        <w:rPr>
          <w:lang w:eastAsia="zh-CN"/>
        </w:rPr>
        <w:t>开放赛场</w:t>
      </w:r>
      <w:bookmarkEnd w:id="679"/>
      <w:bookmarkEnd w:id="680"/>
      <w:bookmarkEnd w:id="681"/>
      <w:bookmarkEnd w:id="682"/>
      <w:bookmarkEnd w:id="683"/>
    </w:p>
    <w:p w14:paraId="06B40B9D"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84" w:author="y 19" w:date="2026-07-21T16:48:00Z" w16du:dateUtc="2026-07-21T08:48:00Z">
            <w:rPr>
              <w:lang w:eastAsia="zh-CN"/>
            </w:rPr>
          </w:rPrChange>
        </w:rPr>
        <w:pPrChange w:id="685" w:author="y 19" w:date="2026-07-21T16:48:00Z" w16du:dateUtc="2026-07-21T08:48:00Z">
          <w:pPr>
            <w:ind w:firstLine="640"/>
          </w:pPr>
        </w:pPrChange>
      </w:pPr>
      <w:r w:rsidRPr="001505CC">
        <w:rPr>
          <w:rFonts w:cs="Times New Roman" w:hint="eastAsia"/>
          <w:color w:val="auto"/>
          <w:kern w:val="2"/>
          <w:sz w:val="28"/>
          <w:szCs w:val="24"/>
          <w:lang w:eastAsia="zh-CN"/>
          <w:rPrChange w:id="686" w:author="y 19" w:date="2026-07-21T16:48:00Z" w16du:dateUtc="2026-07-21T08:48:00Z">
            <w:rPr>
              <w:rFonts w:hint="eastAsia"/>
              <w:lang w:eastAsia="zh-CN"/>
            </w:rPr>
          </w:rPrChange>
        </w:rPr>
        <w:t>通过多种渠道和方式，做好大赛各阶段宣传工作，努力扩大大赛的社会知晓度和影响力。同时，要积极协调其他相关部门，做好宣传发动、组织实施、对接服务等工作，与其他赛事活动紧密结合，广泛发动力量，不断提升竞赛层次、效果和影响力。</w:t>
      </w:r>
    </w:p>
    <w:p w14:paraId="442E3B4F"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87" w:author="y 19" w:date="2026-07-21T16:48:00Z" w16du:dateUtc="2026-07-21T08:48:00Z">
            <w:rPr>
              <w:lang w:eastAsia="zh-CN"/>
            </w:rPr>
          </w:rPrChange>
        </w:rPr>
        <w:pPrChange w:id="688" w:author="y 19" w:date="2026-07-21T16:48:00Z" w16du:dateUtc="2026-07-21T08:48:00Z">
          <w:pPr>
            <w:ind w:firstLine="640"/>
          </w:pPr>
        </w:pPrChange>
      </w:pPr>
      <w:r w:rsidRPr="001505CC">
        <w:rPr>
          <w:rFonts w:cs="Times New Roman" w:hint="eastAsia"/>
          <w:color w:val="auto"/>
          <w:kern w:val="2"/>
          <w:sz w:val="28"/>
          <w:szCs w:val="24"/>
          <w:lang w:eastAsia="zh-CN"/>
          <w:rPrChange w:id="689" w:author="y 19" w:date="2026-07-21T16:48:00Z" w16du:dateUtc="2026-07-21T08:48:00Z">
            <w:rPr>
              <w:rFonts w:hint="eastAsia"/>
              <w:lang w:eastAsia="zh-CN"/>
            </w:rPr>
          </w:rPrChange>
        </w:rPr>
        <w:t>1.</w:t>
      </w:r>
      <w:r w:rsidRPr="001505CC">
        <w:rPr>
          <w:rFonts w:cs="Times New Roman" w:hint="eastAsia"/>
          <w:color w:val="auto"/>
          <w:kern w:val="2"/>
          <w:sz w:val="28"/>
          <w:szCs w:val="24"/>
          <w:lang w:eastAsia="zh-CN"/>
          <w:rPrChange w:id="690" w:author="y 19" w:date="2026-07-21T16:48:00Z" w16du:dateUtc="2026-07-21T08:48:00Z">
            <w:rPr>
              <w:rFonts w:hint="eastAsia"/>
              <w:lang w:eastAsia="zh-CN"/>
            </w:rPr>
          </w:rPrChange>
        </w:rPr>
        <w:t>为各参赛选手提供统一有序的熟悉场地时间安排，熟悉场地时限定在指定区域与路线，不允许进入比赛区。</w:t>
      </w:r>
    </w:p>
    <w:p w14:paraId="3CA62529"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91" w:author="y 19" w:date="2026-07-21T16:48:00Z" w16du:dateUtc="2026-07-21T08:48:00Z">
            <w:rPr>
              <w:lang w:eastAsia="zh-CN"/>
            </w:rPr>
          </w:rPrChange>
        </w:rPr>
        <w:pPrChange w:id="692" w:author="y 19" w:date="2026-07-21T16:48:00Z" w16du:dateUtc="2026-07-21T08:48:00Z">
          <w:pPr>
            <w:ind w:firstLine="640"/>
          </w:pPr>
        </w:pPrChange>
      </w:pPr>
      <w:r w:rsidRPr="001505CC">
        <w:rPr>
          <w:rFonts w:cs="Times New Roman" w:hint="eastAsia"/>
          <w:color w:val="auto"/>
          <w:kern w:val="2"/>
          <w:sz w:val="28"/>
          <w:szCs w:val="24"/>
          <w:lang w:eastAsia="zh-CN"/>
          <w:rPrChange w:id="693" w:author="y 19" w:date="2026-07-21T16:48:00Z" w16du:dateUtc="2026-07-21T08:48:00Z">
            <w:rPr>
              <w:rFonts w:hint="eastAsia"/>
              <w:lang w:eastAsia="zh-CN"/>
            </w:rPr>
          </w:rPrChange>
        </w:rPr>
        <w:t>2.</w:t>
      </w:r>
      <w:r w:rsidRPr="001505CC">
        <w:rPr>
          <w:rFonts w:cs="Times New Roman" w:hint="eastAsia"/>
          <w:color w:val="auto"/>
          <w:kern w:val="2"/>
          <w:sz w:val="28"/>
          <w:szCs w:val="24"/>
          <w:lang w:eastAsia="zh-CN"/>
          <w:rPrChange w:id="694" w:author="y 19" w:date="2026-07-21T16:48:00Z" w16du:dateUtc="2026-07-21T08:48:00Z">
            <w:rPr>
              <w:rFonts w:hint="eastAsia"/>
              <w:lang w:eastAsia="zh-CN"/>
            </w:rPr>
          </w:rPrChange>
        </w:rPr>
        <w:t>熟悉场地时严禁与现场工作人员进行交流，不发表没有根据以及有损大赛整体形象的言论。</w:t>
      </w:r>
    </w:p>
    <w:p w14:paraId="4CEC591B" w14:textId="77777777" w:rsidR="00E438C6" w:rsidRPr="001505CC" w:rsidRDefault="00000000" w:rsidP="001505CC">
      <w:pPr>
        <w:widowControl w:val="0"/>
        <w:ind w:firstLineChars="0" w:firstLine="480"/>
        <w:jc w:val="both"/>
        <w:rPr>
          <w:rFonts w:cs="Times New Roman"/>
          <w:color w:val="auto"/>
          <w:kern w:val="2"/>
          <w:sz w:val="28"/>
          <w:szCs w:val="24"/>
          <w:lang w:eastAsia="zh-CN"/>
          <w:rPrChange w:id="695" w:author="y 19" w:date="2026-07-21T16:48:00Z" w16du:dateUtc="2026-07-21T08:48:00Z">
            <w:rPr>
              <w:lang w:eastAsia="zh-CN"/>
            </w:rPr>
          </w:rPrChange>
        </w:rPr>
        <w:pPrChange w:id="696" w:author="y 19" w:date="2026-07-21T16:48:00Z" w16du:dateUtc="2026-07-21T08:48:00Z">
          <w:pPr>
            <w:ind w:firstLine="640"/>
          </w:pPr>
        </w:pPrChange>
      </w:pPr>
      <w:r w:rsidRPr="001505CC">
        <w:rPr>
          <w:rFonts w:cs="Times New Roman" w:hint="eastAsia"/>
          <w:color w:val="auto"/>
          <w:kern w:val="2"/>
          <w:sz w:val="28"/>
          <w:szCs w:val="24"/>
          <w:lang w:eastAsia="zh-CN"/>
          <w:rPrChange w:id="697" w:author="y 19" w:date="2026-07-21T16:48:00Z" w16du:dateUtc="2026-07-21T08:48:00Z">
            <w:rPr>
              <w:rFonts w:hint="eastAsia"/>
              <w:lang w:eastAsia="zh-CN"/>
            </w:rPr>
          </w:rPrChange>
        </w:rPr>
        <w:t>3.</w:t>
      </w:r>
      <w:r w:rsidRPr="001505CC">
        <w:rPr>
          <w:rFonts w:cs="Times New Roman" w:hint="eastAsia"/>
          <w:color w:val="auto"/>
          <w:kern w:val="2"/>
          <w:sz w:val="28"/>
          <w:szCs w:val="24"/>
          <w:lang w:eastAsia="zh-CN"/>
          <w:rPrChange w:id="698" w:author="y 19" w:date="2026-07-21T16:48:00Z" w16du:dateUtc="2026-07-21T08:48:00Z">
            <w:rPr>
              <w:rFonts w:hint="eastAsia"/>
              <w:lang w:eastAsia="zh-CN"/>
            </w:rPr>
          </w:rPrChange>
        </w:rPr>
        <w:t>熟悉场地时严格遵守竞赛各种制度，严禁拥挤，喧哗，以免发生意外事故。</w:t>
      </w:r>
    </w:p>
    <w:p w14:paraId="22233807" w14:textId="77777777" w:rsidR="00E438C6" w:rsidRPr="001505CC" w:rsidRDefault="00E438C6" w:rsidP="001505CC">
      <w:pPr>
        <w:widowControl w:val="0"/>
        <w:ind w:firstLineChars="0" w:firstLine="480"/>
        <w:jc w:val="both"/>
        <w:rPr>
          <w:rFonts w:cs="Times New Roman"/>
          <w:color w:val="auto"/>
          <w:kern w:val="2"/>
          <w:sz w:val="28"/>
          <w:szCs w:val="24"/>
          <w:lang w:eastAsia="zh-CN"/>
          <w:rPrChange w:id="699" w:author="y 19" w:date="2026-07-21T16:48:00Z" w16du:dateUtc="2026-07-21T08:48:00Z">
            <w:rPr>
              <w:lang w:eastAsia="zh-CN"/>
            </w:rPr>
          </w:rPrChange>
        </w:rPr>
        <w:pPrChange w:id="700" w:author="y 19" w:date="2026-07-21T16:48:00Z" w16du:dateUtc="2026-07-21T08:48:00Z">
          <w:pPr>
            <w:ind w:firstLine="640"/>
          </w:pPr>
        </w:pPrChange>
      </w:pPr>
    </w:p>
    <w:sectPr w:rsidR="00E438C6" w:rsidRPr="001505CC">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AEC99" w14:textId="77777777" w:rsidR="000B77F7" w:rsidRDefault="000B77F7">
      <w:pPr>
        <w:spacing w:line="240" w:lineRule="auto"/>
        <w:ind w:firstLine="640"/>
      </w:pPr>
      <w:r>
        <w:separator/>
      </w:r>
    </w:p>
  </w:endnote>
  <w:endnote w:type="continuationSeparator" w:id="0">
    <w:p w14:paraId="0DFD59B8" w14:textId="77777777" w:rsidR="000B77F7" w:rsidRDefault="000B77F7">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宋体-18030">
    <w:altName w:val="华文中宋"/>
    <w:charset w:val="86"/>
    <w:family w:val="modern"/>
    <w:pitch w:val="default"/>
    <w:sig w:usb0="00000000" w:usb1="00000000" w:usb2="000A005E" w:usb3="00000000" w:csb0="00040001" w:csb1="00000000"/>
  </w:font>
  <w:font w:name="小标宋">
    <w:altName w:val="微软雅黑"/>
    <w:charset w:val="86"/>
    <w:family w:val="roman"/>
    <w:pitch w:val="default"/>
  </w:font>
  <w:font w:name="仿宋_GB2312">
    <w:altName w:val="微软雅黑"/>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33E7" w14:textId="77777777" w:rsidR="00FD47C5" w:rsidRDefault="00FD47C5">
    <w:pPr>
      <w:pStyle w:val="ac"/>
      <w:ind w:firstLine="6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528E" w14:textId="77777777" w:rsidR="00E438C6" w:rsidRDefault="00000000">
    <w:pPr>
      <w:pStyle w:val="ac"/>
      <w:ind w:firstLine="640"/>
      <w:jc w:val="center"/>
    </w:pPr>
    <w:r>
      <w:rPr>
        <w:noProof/>
      </w:rPr>
      <mc:AlternateContent>
        <mc:Choice Requires="wps">
          <w:drawing>
            <wp:anchor distT="0" distB="0" distL="114300" distR="114300" simplePos="0" relativeHeight="251659264" behindDoc="0" locked="0" layoutInCell="1" allowOverlap="1" wp14:anchorId="1FB54169" wp14:editId="079B152B">
              <wp:simplePos x="0" y="0"/>
              <wp:positionH relativeFrom="margin">
                <wp:align>center</wp:align>
              </wp:positionH>
              <wp:positionV relativeFrom="paragraph">
                <wp:posOffset>0</wp:posOffset>
              </wp:positionV>
              <wp:extent cx="46609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46609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7BE31" w14:textId="77777777" w:rsidR="00E438C6" w:rsidRDefault="00000000">
                          <w:pPr>
                            <w:pStyle w:val="ac"/>
                            <w:ind w:firstLine="400"/>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36.7pt;mso-position-horizontal:center;mso-position-horizontal-relative:margin;z-index:251659264;mso-width-relative:page;mso-height-relative:page;" filled="f" stroked="f" coordsize="21600,21600" o:gfxdata="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rNGjj1AAAAAQBAAAPAAAAAAAAAAEAIAAAACIAAABkcnMvZG93bnJldi54bWxQSwEC&#10;FAAUAAAACACHTuJASNqATzECAABWBAAADgAAAAAAAAABACAAAAAjAQAAZHJzL2Uyb0RvYy54bWxQ&#10;SwUGAAAAAAYABgBZAQAAxgUAAAAA&#10;">
              <v:fill on="f" focussize="0,0"/>
              <v:stroke on="f" weight="0.5pt"/>
              <v:imagedata o:title=""/>
              <o:lock v:ext="edit" aspectratio="f"/>
              <v:textbox inset="0mm,0mm,0mm,0mm" style="mso-fit-shape-to-text:t;">
                <w:txbxContent>
                  <w:p w14:paraId="05C0D901">
                    <w:pPr>
                      <w:pStyle w:val="26"/>
                      <w:ind w:firstLine="400"/>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p>
  <w:p w14:paraId="76D0EA4C" w14:textId="77777777" w:rsidR="00E438C6" w:rsidRDefault="00E438C6">
    <w:pPr>
      <w:pStyle w:val="ac"/>
      <w:ind w:firstLine="6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290B" w14:textId="77777777" w:rsidR="00FD47C5" w:rsidRDefault="00FD47C5">
    <w:pPr>
      <w:pStyle w:val="ac"/>
      <w:ind w:firstLine="6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C6864" w14:textId="77777777" w:rsidR="000B77F7" w:rsidRDefault="000B77F7">
      <w:pPr>
        <w:spacing w:line="240" w:lineRule="auto"/>
        <w:ind w:firstLine="640"/>
      </w:pPr>
      <w:r>
        <w:separator/>
      </w:r>
    </w:p>
  </w:footnote>
  <w:footnote w:type="continuationSeparator" w:id="0">
    <w:p w14:paraId="5640B490" w14:textId="77777777" w:rsidR="000B77F7" w:rsidRDefault="000B77F7">
      <w:pPr>
        <w:spacing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E747" w14:textId="77777777" w:rsidR="00FD47C5" w:rsidRDefault="00FD47C5">
    <w:pPr>
      <w:pStyle w:val="ae"/>
      <w:ind w:firstLine="6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4001" w14:textId="77777777" w:rsidR="00E438C6" w:rsidRDefault="00E438C6">
    <w:pPr>
      <w:pStyle w:val="ae"/>
      <w:ind w:firstLine="6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AA2C" w14:textId="77777777" w:rsidR="00FD47C5" w:rsidRDefault="00FD47C5">
    <w:pPr>
      <w:pStyle w:val="ae"/>
      <w:ind w:firstLine="6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63644637">
    <w:abstractNumId w:val="1"/>
  </w:num>
  <w:num w:numId="2" w16cid:durableId="114372274">
    <w:abstractNumId w:val="4"/>
  </w:num>
  <w:num w:numId="3" w16cid:durableId="1827554636">
    <w:abstractNumId w:val="5"/>
  </w:num>
  <w:num w:numId="4" w16cid:durableId="1927035857">
    <w:abstractNumId w:val="2"/>
  </w:num>
  <w:num w:numId="5" w16cid:durableId="726607436">
    <w:abstractNumId w:val="0"/>
  </w:num>
  <w:num w:numId="6" w16cid:durableId="14181634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 19">
    <w15:presenceInfo w15:providerId="Windows Live" w15:userId="9e93bfde5c5de8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trackRevisions/>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1EA"/>
    <w:rsid w:val="00034616"/>
    <w:rsid w:val="00057A85"/>
    <w:rsid w:val="0006063C"/>
    <w:rsid w:val="00074D94"/>
    <w:rsid w:val="00085649"/>
    <w:rsid w:val="000B77F7"/>
    <w:rsid w:val="00116F2B"/>
    <w:rsid w:val="00125CC1"/>
    <w:rsid w:val="001505CC"/>
    <w:rsid w:val="0015074B"/>
    <w:rsid w:val="00217C39"/>
    <w:rsid w:val="00263344"/>
    <w:rsid w:val="0029639D"/>
    <w:rsid w:val="00326F90"/>
    <w:rsid w:val="00355BDB"/>
    <w:rsid w:val="003768E6"/>
    <w:rsid w:val="00407288"/>
    <w:rsid w:val="004650D4"/>
    <w:rsid w:val="00500FB0"/>
    <w:rsid w:val="0063608A"/>
    <w:rsid w:val="006F3C45"/>
    <w:rsid w:val="00733DD5"/>
    <w:rsid w:val="00792F74"/>
    <w:rsid w:val="00795065"/>
    <w:rsid w:val="007B531C"/>
    <w:rsid w:val="007E0F4E"/>
    <w:rsid w:val="007F091E"/>
    <w:rsid w:val="00841B64"/>
    <w:rsid w:val="00AA1D8D"/>
    <w:rsid w:val="00B41740"/>
    <w:rsid w:val="00B47730"/>
    <w:rsid w:val="00B76FF7"/>
    <w:rsid w:val="00B96F62"/>
    <w:rsid w:val="00C33F35"/>
    <w:rsid w:val="00CB0664"/>
    <w:rsid w:val="00CC795F"/>
    <w:rsid w:val="00D04C42"/>
    <w:rsid w:val="00D60B52"/>
    <w:rsid w:val="00DE0C7D"/>
    <w:rsid w:val="00E438C6"/>
    <w:rsid w:val="00E767AB"/>
    <w:rsid w:val="00F22C57"/>
    <w:rsid w:val="00F374BB"/>
    <w:rsid w:val="00F840EA"/>
    <w:rsid w:val="00FC693F"/>
    <w:rsid w:val="00FD47C5"/>
    <w:rsid w:val="16444215"/>
    <w:rsid w:val="27803CEE"/>
    <w:rsid w:val="2FFD96D0"/>
    <w:rsid w:val="358E2692"/>
    <w:rsid w:val="37AE1DAD"/>
    <w:rsid w:val="3BFF8D85"/>
    <w:rsid w:val="3D8F1791"/>
    <w:rsid w:val="3FC995F7"/>
    <w:rsid w:val="418C2F25"/>
    <w:rsid w:val="4CA45C4B"/>
    <w:rsid w:val="4DF52CFD"/>
    <w:rsid w:val="4F4B909F"/>
    <w:rsid w:val="55570796"/>
    <w:rsid w:val="5D5F2E41"/>
    <w:rsid w:val="5EEFA016"/>
    <w:rsid w:val="5F7C2C64"/>
    <w:rsid w:val="5FE7805D"/>
    <w:rsid w:val="5FFFD682"/>
    <w:rsid w:val="66345376"/>
    <w:rsid w:val="6F82259F"/>
    <w:rsid w:val="7B837193"/>
    <w:rsid w:val="7CFBC589"/>
    <w:rsid w:val="7F9C15E8"/>
    <w:rsid w:val="7FF7AEBF"/>
    <w:rsid w:val="9FEF2562"/>
    <w:rsid w:val="ADB79380"/>
    <w:rsid w:val="B377BE44"/>
    <w:rsid w:val="B9AE5585"/>
    <w:rsid w:val="BFEF988B"/>
    <w:rsid w:val="DEFB3CF8"/>
    <w:rsid w:val="E7DBF7E3"/>
    <w:rsid w:val="EC7D77E3"/>
    <w:rsid w:val="EEE7C110"/>
    <w:rsid w:val="F3AE155A"/>
    <w:rsid w:val="FA9F5AB9"/>
    <w:rsid w:val="FDFE0FC3"/>
    <w:rsid w:val="FF7EA38C"/>
    <w:rsid w:val="FF7F0AFB"/>
    <w:rsid w:val="FFA5DDE5"/>
    <w:rsid w:val="FFE18C6C"/>
    <w:rsid w:val="FFFFD5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5B8BA0"/>
  <w14:defaultImageDpi w14:val="300"/>
  <w15:docId w15:val="{80742176-02A2-4232-B317-790FB2C01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qFormat/>
    <w:pPr>
      <w:spacing w:line="460" w:lineRule="exact"/>
      <w:ind w:firstLineChars="200" w:firstLine="880"/>
    </w:pPr>
    <w:rPr>
      <w:rFonts w:cstheme="minorBidi"/>
      <w:color w:val="000000"/>
      <w:sz w:val="32"/>
      <w:szCs w:val="32"/>
      <w:lang w:eastAsia="en-US"/>
    </w:rPr>
  </w:style>
  <w:style w:type="paragraph" w:styleId="1">
    <w:name w:val="heading 1"/>
    <w:basedOn w:val="a1"/>
    <w:next w:val="a1"/>
    <w:link w:val="10"/>
    <w:uiPriority w:val="9"/>
    <w:qFormat/>
    <w:pPr>
      <w:keepNext/>
      <w:keepLines/>
      <w:spacing w:beforeLines="50" w:before="50" w:afterLines="50" w:after="50"/>
      <w:ind w:firstLineChars="0" w:firstLine="0"/>
      <w:outlineLvl w:val="0"/>
    </w:pPr>
    <w:rPr>
      <w:rFonts w:eastAsia="黑体" w:cstheme="majorBidi"/>
      <w:b/>
      <w:bCs/>
      <w:sz w:val="36"/>
      <w:szCs w:val="28"/>
    </w:rPr>
  </w:style>
  <w:style w:type="paragraph" w:styleId="21">
    <w:name w:val="heading 2"/>
    <w:basedOn w:val="a1"/>
    <w:next w:val="a1"/>
    <w:link w:val="22"/>
    <w:uiPriority w:val="9"/>
    <w:unhideWhenUsed/>
    <w:qFormat/>
    <w:pPr>
      <w:keepNext/>
      <w:keepLines/>
      <w:spacing w:beforeLines="50" w:before="50" w:afterLines="50" w:after="50"/>
      <w:ind w:firstLineChars="0" w:firstLine="0"/>
      <w:outlineLvl w:val="1"/>
    </w:pPr>
    <w:rPr>
      <w:rFonts w:cstheme="majorBidi"/>
      <w:b/>
      <w:bCs/>
    </w:rPr>
  </w:style>
  <w:style w:type="paragraph" w:styleId="31">
    <w:name w:val="heading 3"/>
    <w:basedOn w:val="a1"/>
    <w:next w:val="a1"/>
    <w:link w:val="32"/>
    <w:uiPriority w:val="9"/>
    <w:unhideWhenUsed/>
    <w:qFormat/>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First Indent"/>
    <w:basedOn w:val="a6"/>
    <w:qFormat/>
    <w:pPr>
      <w:spacing w:line="560" w:lineRule="exact"/>
      <w:ind w:firstLine="721"/>
    </w:pPr>
  </w:style>
  <w:style w:type="paragraph" w:styleId="a6">
    <w:name w:val="Body Text"/>
    <w:basedOn w:val="a1"/>
    <w:link w:val="a7"/>
    <w:uiPriority w:val="99"/>
    <w:unhideWhenUsed/>
    <w:qFormat/>
    <w:pPr>
      <w:spacing w:after="120"/>
    </w:pPr>
  </w:style>
  <w:style w:type="paragraph" w:styleId="a8">
    <w:name w:val="macro"/>
    <w:link w:val="a9"/>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a">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autoRedefine/>
    <w:uiPriority w:val="39"/>
    <w:unhideWhenUsed/>
    <w:qFormat/>
    <w:pPr>
      <w:ind w:leftChars="400" w:left="840"/>
    </w:pPr>
  </w:style>
  <w:style w:type="paragraph" w:styleId="ac">
    <w:name w:val="footer"/>
    <w:basedOn w:val="a1"/>
    <w:link w:val="ad"/>
    <w:uiPriority w:val="99"/>
    <w:unhideWhenUsed/>
    <w:qFormat/>
    <w:pPr>
      <w:tabs>
        <w:tab w:val="center" w:pos="4680"/>
        <w:tab w:val="right" w:pos="9360"/>
      </w:tabs>
      <w:spacing w:line="240" w:lineRule="auto"/>
    </w:pPr>
  </w:style>
  <w:style w:type="paragraph" w:styleId="ae">
    <w:name w:val="header"/>
    <w:basedOn w:val="a1"/>
    <w:link w:val="af"/>
    <w:uiPriority w:val="99"/>
    <w:unhideWhenUsed/>
    <w:qFormat/>
    <w:pPr>
      <w:tabs>
        <w:tab w:val="center" w:pos="4680"/>
        <w:tab w:val="right" w:pos="9360"/>
      </w:tabs>
      <w:spacing w:line="240" w:lineRule="auto"/>
    </w:pPr>
  </w:style>
  <w:style w:type="paragraph" w:styleId="TOC1">
    <w:name w:val="toc 1"/>
    <w:basedOn w:val="a1"/>
    <w:next w:val="a1"/>
    <w:autoRedefine/>
    <w:uiPriority w:val="39"/>
    <w:unhideWhenUsed/>
    <w:qFormat/>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 w:val="24"/>
      <w:szCs w:val="24"/>
    </w:rPr>
  </w:style>
  <w:style w:type="paragraph" w:styleId="af2">
    <w:name w:val="List"/>
    <w:basedOn w:val="a1"/>
    <w:uiPriority w:val="99"/>
    <w:unhideWhenUsed/>
    <w:qFormat/>
    <w:pPr>
      <w:ind w:left="360" w:hanging="360"/>
      <w:contextualSpacing/>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4"/>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4"/>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4"/>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4"/>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4"/>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4"/>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4"/>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4"/>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3"/>
    <w:uiPriority w:val="22"/>
    <w:qFormat/>
    <w:rPr>
      <w:b/>
      <w:bCs/>
    </w:rPr>
  </w:style>
  <w:style w:type="character" w:styleId="afe">
    <w:name w:val="Emphasis"/>
    <w:basedOn w:val="a3"/>
    <w:uiPriority w:val="20"/>
    <w:qFormat/>
    <w:rPr>
      <w:i/>
      <w:iCs/>
    </w:rPr>
  </w:style>
  <w:style w:type="character" w:styleId="aff">
    <w:name w:val="Hyperlink"/>
    <w:basedOn w:val="a3"/>
    <w:uiPriority w:val="99"/>
    <w:unhideWhenUsed/>
    <w:qFormat/>
    <w:rPr>
      <w:color w:val="0000FF" w:themeColor="hyperlink"/>
      <w:u w:val="single"/>
    </w:rPr>
  </w:style>
  <w:style w:type="character" w:customStyle="1" w:styleId="10">
    <w:name w:val="标题 1 字符"/>
    <w:basedOn w:val="a3"/>
    <w:link w:val="1"/>
    <w:uiPriority w:val="9"/>
    <w:qFormat/>
    <w:rPr>
      <w:rFonts w:ascii="Times New Roman" w:eastAsia="黑体" w:hAnsi="Times New Roman" w:cstheme="majorBidi"/>
      <w:b/>
      <w:bCs/>
      <w:color w:val="365F91" w:themeColor="accent1" w:themeShade="BF"/>
      <w:sz w:val="28"/>
      <w:szCs w:val="28"/>
    </w:rPr>
  </w:style>
  <w:style w:type="character" w:customStyle="1" w:styleId="32">
    <w:name w:val="标题 3 字符"/>
    <w:basedOn w:val="a3"/>
    <w:link w:val="31"/>
    <w:uiPriority w:val="9"/>
    <w:qFormat/>
    <w:rPr>
      <w:rFonts w:asciiTheme="majorHAnsi" w:eastAsiaTheme="majorEastAsia" w:hAnsiTheme="majorHAnsi" w:cstheme="majorBidi"/>
      <w:b/>
      <w:bCs/>
      <w:color w:val="4F81BD" w:themeColor="accent1"/>
    </w:rPr>
  </w:style>
  <w:style w:type="character" w:customStyle="1" w:styleId="40">
    <w:name w:val="标题 4 字符"/>
    <w:basedOn w:val="a3"/>
    <w:link w:val="4"/>
    <w:uiPriority w:val="9"/>
    <w:semiHidden/>
    <w:qFormat/>
    <w:rPr>
      <w:rFonts w:asciiTheme="majorHAnsi" w:eastAsiaTheme="majorEastAsia" w:hAnsiTheme="majorHAnsi" w:cstheme="majorBidi"/>
      <w:b/>
      <w:bCs/>
      <w:i/>
      <w:iCs/>
      <w:color w:val="4F81BD" w:themeColor="accent1"/>
    </w:rPr>
  </w:style>
  <w:style w:type="character" w:customStyle="1" w:styleId="af">
    <w:name w:val="页眉 字符"/>
    <w:basedOn w:val="a3"/>
    <w:link w:val="ae"/>
    <w:uiPriority w:val="99"/>
    <w:qFormat/>
  </w:style>
  <w:style w:type="character" w:customStyle="1" w:styleId="ad">
    <w:name w:val="页脚 字符"/>
    <w:basedOn w:val="a3"/>
    <w:link w:val="ac"/>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22">
    <w:name w:val="标题 2 字符"/>
    <w:basedOn w:val="a3"/>
    <w:link w:val="21"/>
    <w:uiPriority w:val="9"/>
    <w:qFormat/>
    <w:rPr>
      <w:rFonts w:ascii="Times New Roman" w:eastAsia="宋体" w:hAnsi="Times New Roman" w:cstheme="majorBidi"/>
      <w:b/>
      <w:bCs/>
      <w:color w:val="4F81BD" w:themeColor="accent1"/>
      <w:sz w:val="26"/>
      <w:szCs w:val="32"/>
    </w:rPr>
  </w:style>
  <w:style w:type="character" w:customStyle="1" w:styleId="af4">
    <w:name w:val="标题 字符"/>
    <w:basedOn w:val="a3"/>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3"/>
    <w:link w:val="af0"/>
    <w:uiPriority w:val="11"/>
    <w:qFormat/>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7">
    <w:name w:val="正文文本 字符"/>
    <w:basedOn w:val="a3"/>
    <w:link w:val="a6"/>
    <w:uiPriority w:val="99"/>
    <w:qFormat/>
  </w:style>
  <w:style w:type="character" w:customStyle="1" w:styleId="25">
    <w:name w:val="正文文本 2 字符"/>
    <w:basedOn w:val="a3"/>
    <w:link w:val="24"/>
    <w:uiPriority w:val="99"/>
    <w:qFormat/>
  </w:style>
  <w:style w:type="character" w:customStyle="1" w:styleId="35">
    <w:name w:val="正文文本 3 字符"/>
    <w:basedOn w:val="a3"/>
    <w:link w:val="34"/>
    <w:uiPriority w:val="99"/>
    <w:qFormat/>
    <w:rPr>
      <w:sz w:val="16"/>
      <w:szCs w:val="16"/>
    </w:rPr>
  </w:style>
  <w:style w:type="character" w:customStyle="1" w:styleId="a9">
    <w:name w:val="宏文本 字符"/>
    <w:basedOn w:val="a3"/>
    <w:link w:val="a8"/>
    <w:uiPriority w:val="99"/>
    <w:qFormat/>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3"/>
    <w:link w:val="aff2"/>
    <w:uiPriority w:val="29"/>
    <w:qFormat/>
    <w:rPr>
      <w:i/>
      <w:iCs/>
      <w:color w:val="000000" w:themeColor="text1"/>
    </w:rPr>
  </w:style>
  <w:style w:type="character" w:customStyle="1" w:styleId="50">
    <w:name w:val="标题 5 字符"/>
    <w:basedOn w:val="a3"/>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3"/>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3"/>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3"/>
    <w:link w:val="aff4"/>
    <w:uiPriority w:val="30"/>
    <w:qFormat/>
    <w:rPr>
      <w:b/>
      <w:bCs/>
      <w:i/>
      <w:iCs/>
      <w:color w:val="4F81BD" w:themeColor="accent1"/>
    </w:rPr>
  </w:style>
  <w:style w:type="character" w:customStyle="1" w:styleId="14">
    <w:name w:val="不明显强调1"/>
    <w:basedOn w:val="a3"/>
    <w:uiPriority w:val="19"/>
    <w:qFormat/>
    <w:rPr>
      <w:i/>
      <w:iCs/>
      <w:color w:val="7F7F7F" w:themeColor="text1" w:themeTint="80"/>
    </w:rPr>
  </w:style>
  <w:style w:type="character" w:customStyle="1" w:styleId="15">
    <w:name w:val="明显强调1"/>
    <w:basedOn w:val="a3"/>
    <w:uiPriority w:val="21"/>
    <w:qFormat/>
    <w:rPr>
      <w:b/>
      <w:bCs/>
      <w:i/>
      <w:iCs/>
      <w:color w:val="4F81BD" w:themeColor="accent1"/>
    </w:rPr>
  </w:style>
  <w:style w:type="character" w:customStyle="1" w:styleId="16">
    <w:name w:val="不明显参考1"/>
    <w:basedOn w:val="a3"/>
    <w:uiPriority w:val="31"/>
    <w:qFormat/>
    <w:rPr>
      <w:smallCaps/>
      <w:color w:val="C0504D" w:themeColor="accent2"/>
      <w:u w:val="single"/>
    </w:rPr>
  </w:style>
  <w:style w:type="character" w:customStyle="1" w:styleId="17">
    <w:name w:val="明显参考1"/>
    <w:basedOn w:val="a3"/>
    <w:uiPriority w:val="32"/>
    <w:qFormat/>
    <w:rPr>
      <w:b/>
      <w:bCs/>
      <w:smallCaps/>
      <w:color w:val="C0504D" w:themeColor="accent2"/>
      <w:spacing w:val="5"/>
      <w:u w:val="single"/>
    </w:rPr>
  </w:style>
  <w:style w:type="character" w:customStyle="1" w:styleId="18">
    <w:name w:val="书籍标题1"/>
    <w:basedOn w:val="a3"/>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9">
    <w:name w:val="修订1"/>
    <w:hidden/>
    <w:uiPriority w:val="99"/>
    <w:unhideWhenUsed/>
    <w:qFormat/>
    <w:rPr>
      <w:rFonts w:ascii="宋体" w:hAnsi="宋体" w:cstheme="minorBidi"/>
      <w:color w:val="000000"/>
      <w:sz w:val="28"/>
      <w:szCs w:val="22"/>
      <w:lang w:eastAsia="en-US"/>
    </w:rPr>
  </w:style>
  <w:style w:type="paragraph" w:customStyle="1" w:styleId="2a">
    <w:name w:val="修订2"/>
    <w:hidden/>
    <w:uiPriority w:val="99"/>
    <w:unhideWhenUsed/>
    <w:qFormat/>
    <w:rPr>
      <w:rFonts w:cstheme="minorBidi"/>
      <w:color w:val="000000"/>
      <w:sz w:val="32"/>
      <w:szCs w:val="32"/>
      <w:lang w:eastAsia="en-US"/>
    </w:rPr>
  </w:style>
  <w:style w:type="paragraph" w:customStyle="1" w:styleId="38">
    <w:name w:val="修订3"/>
    <w:hidden/>
    <w:uiPriority w:val="99"/>
    <w:unhideWhenUsed/>
    <w:qFormat/>
    <w:rPr>
      <w:rFonts w:cstheme="minorBidi"/>
      <w:color w:val="000000"/>
      <w:sz w:val="32"/>
      <w:szCs w:val="32"/>
      <w:lang w:eastAsia="en-US"/>
    </w:rPr>
  </w:style>
  <w:style w:type="paragraph" w:styleId="aff6">
    <w:name w:val="Revision"/>
    <w:hidden/>
    <w:uiPriority w:val="99"/>
    <w:unhideWhenUsed/>
    <w:rsid w:val="00085649"/>
    <w:rPr>
      <w:rFonts w:cstheme="minorBidi"/>
      <w:color w:val="000000"/>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1453</Words>
  <Characters>8284</Characters>
  <Application>Microsoft Office Word</Application>
  <DocSecurity>0</DocSecurity>
  <Lines>69</Lines>
  <Paragraphs>19</Paragraphs>
  <ScaleCrop>false</ScaleCrop>
  <Company>Handoff</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Handoff</dc:creator>
  <dc:description>generated by python-docx</dc:description>
  <cp:lastModifiedBy>Handoff</cp:lastModifiedBy>
  <cp:revision>9</cp:revision>
  <dcterms:created xsi:type="dcterms:W3CDTF">2026-06-24T03:18:00Z</dcterms:created>
  <dcterms:modified xsi:type="dcterms:W3CDTF">2026-07-21T08:50:00Z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E0AB2EF8A5464A70AB2AC6B802FD523D_13</vt:lpwstr>
  </property>
  <property fmtid="{D5CDD505-2E9C-101B-9397-08002B2CF9AE}" pid="4" name="KSOTemplateDocerSaveRecord">
    <vt:lpwstr>eyJoZGlkIjoiMGE1NGY3OGI0MmIwNzYzMGVlYTM3NmY2ZGQzNmE0MGEiLCJ1c2VySWQiOiI2MzEzNjEyNTMifQ==</vt:lpwstr>
  </property>
</Properties>
</file>